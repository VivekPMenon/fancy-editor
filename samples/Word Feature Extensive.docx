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0B2A6" w14:textId="1BC271C8" w:rsidR="00A45B27" w:rsidRDefault="00A45B27" w:rsidP="00A45B27">
      <w:pPr>
        <w:pStyle w:val="Title"/>
      </w:pPr>
      <w:r>
        <w:t>Word Feature Showcase — OOXML Test Document</w:t>
      </w:r>
    </w:p>
    <w:p w14:paraId="7C0EC706" w14:textId="5DF61D3A" w:rsidR="00A45B27" w:rsidRPr="00A45B27" w:rsidRDefault="00A45B27" w:rsidP="00A45B27">
      <w:pPr>
        <w:pStyle w:val="Subtitle"/>
      </w:pPr>
      <w:r w:rsidRPr="00A45B27">
        <w:t>A structured sample exercising Word toolbar features for OOXML-to-JSON conversion testing</w:t>
      </w:r>
    </w:p>
    <w:p w14:paraId="40BD27F9" w14:textId="33B34FC1" w:rsidR="00A45B27" w:rsidRPr="00A45B27" w:rsidRDefault="00A45B27" w:rsidP="00A45B27">
      <w:pPr>
        <w:rPr>
          <w:rFonts w:ascii="Aptos" w:hAnsi="Aptos"/>
          <w:i/>
          <w:sz w:val="20"/>
        </w:rPr>
      </w:pPr>
      <w:r w:rsidRPr="00A45B27">
        <w:rPr>
          <w:rFonts w:ascii="Aptos" w:hAnsi="Aptos"/>
          <w:i/>
          <w:sz w:val="20"/>
        </w:rPr>
        <w:t>Prepared by Vivek Menon · Version 1.0 · For add-in POC validation</w:t>
      </w:r>
    </w:p>
    <w:p w14:paraId="12F505A4" w14:textId="5CE61714" w:rsidR="00A45B27" w:rsidRPr="00A45B27" w:rsidRDefault="00A45B27" w:rsidP="00A45B27">
      <w:pPr>
        <w:pStyle w:val="Heading1"/>
      </w:pPr>
      <w:bookmarkStart w:id="0" w:name="_Toc237149518"/>
      <w:r w:rsidRPr="00A45B27">
        <w:t>Table of Contents</w:t>
      </w:r>
      <w:bookmarkEnd w:id="0"/>
    </w:p>
    <w:p w14:paraId="53622221" w14:textId="4E28796C" w:rsidR="00A45B27" w:rsidRDefault="00A45B2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r>
        <w:rPr>
          <w:rFonts w:ascii="Aptos" w:hAnsi="Aptos"/>
        </w:rPr>
        <w:fldChar w:fldCharType="begin"/>
      </w:r>
      <w:r>
        <w:rPr>
          <w:rFonts w:ascii="Aptos" w:hAnsi="Aptos"/>
        </w:rPr>
        <w:instrText xml:space="preserve"> TOC \o "1-3" \h \z \u \* MERGEFORMAT </w:instrText>
      </w:r>
      <w:r>
        <w:rPr>
          <w:rFonts w:ascii="Aptos" w:hAnsi="Aptos"/>
        </w:rPr>
        <w:fldChar w:fldCharType="separate"/>
      </w:r>
      <w:hyperlink w:anchor="_Toc237149518" w:history="1">
        <w:r w:rsidRPr="00207182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C4279F" w14:textId="4D5DEA6C" w:rsidR="00A45B27" w:rsidRDefault="00A45B2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37149519" w:history="1">
        <w:r w:rsidRPr="00207182">
          <w:rPr>
            <w:rStyle w:val="Hyperlink"/>
            <w:noProof/>
          </w:rPr>
          <w:t>1. Heading Levels and Built-in Paragraph Styles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E310495" w14:textId="70288CCA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20" w:history="1">
        <w:r w:rsidRPr="00207182">
          <w:rPr>
            <w:rStyle w:val="Hyperlink"/>
            <w:noProof/>
          </w:rPr>
          <w:t>1.1 Heading 2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989B1DB" w14:textId="555D3681" w:rsidR="00A45B27" w:rsidRDefault="00A45B27">
      <w:pPr>
        <w:pStyle w:val="TOC3"/>
        <w:tabs>
          <w:tab w:val="right" w:leader="dot" w:pos="9350"/>
        </w:tabs>
        <w:rPr>
          <w:rFonts w:eastAsiaTheme="minorEastAsia"/>
          <w:noProof/>
        </w:rPr>
      </w:pPr>
      <w:hyperlink w:anchor="_Toc237149521" w:history="1">
        <w:r w:rsidRPr="00207182">
          <w:rPr>
            <w:rStyle w:val="Hyperlink"/>
            <w:noProof/>
          </w:rPr>
          <w:t>1.1.1 Heading 3 Example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278DD59" w14:textId="5C63D673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22" w:history="1">
        <w:r w:rsidRPr="00207182">
          <w:rPr>
            <w:rStyle w:val="Hyperlink"/>
            <w:noProof/>
          </w:rPr>
          <w:t>1.2 Other Built-in Styles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1D0816B" w14:textId="5A0372DB" w:rsidR="00A45B27" w:rsidRDefault="00A45B2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37149523" w:history="1">
        <w:r w:rsidRPr="00207182">
          <w:rPr>
            <w:rStyle w:val="Hyperlink"/>
            <w:noProof/>
          </w:rPr>
          <w:t>2. Character Formatting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701906E" w14:textId="0A8E9DBA" w:rsidR="00A45B27" w:rsidRDefault="00A45B2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37149524" w:history="1">
        <w:r w:rsidRPr="00207182">
          <w:rPr>
            <w:rStyle w:val="Hyperlink"/>
            <w:noProof/>
          </w:rPr>
          <w:t>3. Alignment, Indentation and Spacing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20EAC65" w14:textId="35E205A3" w:rsidR="00A45B27" w:rsidRDefault="00A45B2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37149525" w:history="1">
        <w:r w:rsidRPr="00207182">
          <w:rPr>
            <w:rStyle w:val="Hyperlink"/>
            <w:noProof/>
          </w:rPr>
          <w:t>4. Lists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7F886C5" w14:textId="63794EBA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26" w:history="1">
        <w:r w:rsidRPr="00207182">
          <w:rPr>
            <w:rStyle w:val="Hyperlink"/>
            <w:noProof/>
          </w:rPr>
          <w:t>4.1 Bulleted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456F282" w14:textId="62231EEE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27" w:history="1">
        <w:r w:rsidRPr="00207182">
          <w:rPr>
            <w:rStyle w:val="Hyperlink"/>
            <w:noProof/>
          </w:rPr>
          <w:t>4.2 Numbered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6A22EE3" w14:textId="10E2A5C7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28" w:history="1">
        <w:r w:rsidRPr="00207182">
          <w:rPr>
            <w:rStyle w:val="Hyperlink"/>
            <w:noProof/>
          </w:rPr>
          <w:t>4.3 Multilevel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6ED5CC9" w14:textId="7D7D8E70" w:rsidR="00A45B27" w:rsidRDefault="00A45B2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37149529" w:history="1">
        <w:r w:rsidRPr="00207182">
          <w:rPr>
            <w:rStyle w:val="Hyperlink"/>
            <w:noProof/>
          </w:rPr>
          <w:t>5. Tables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B0D45D7" w14:textId="0ABC725B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30" w:history="1">
        <w:r w:rsidRPr="00207182">
          <w:rPr>
            <w:rStyle w:val="Hyperlink"/>
            <w:noProof/>
          </w:rPr>
          <w:t>5.1 Styled Table with Header Row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73D1323" w14:textId="7A2B6734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31" w:history="1">
        <w:r w:rsidRPr="00207182">
          <w:rPr>
            <w:rStyle w:val="Hyperlink"/>
            <w:noProof/>
          </w:rPr>
          <w:t>5.2 Plain Table with Merged Cells and Manual Shading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D13EAE0" w14:textId="56F912CF" w:rsidR="00A45B27" w:rsidRDefault="00A45B2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37149532" w:history="1">
        <w:r w:rsidRPr="00207182">
          <w:rPr>
            <w:rStyle w:val="Hyperlink"/>
            <w:noProof/>
          </w:rPr>
          <w:t>6. Links, Bookmarks and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0265FF4" w14:textId="1B58439D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33" w:history="1">
        <w:r w:rsidRPr="00207182">
          <w:rPr>
            <w:rStyle w:val="Hyperlink"/>
            <w:noProof/>
          </w:rPr>
          <w:t>6.1 Hyperlinks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3BDF8C" w14:textId="75F6E847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34" w:history="1">
        <w:r w:rsidRPr="00207182">
          <w:rPr>
            <w:rStyle w:val="Hyperlink"/>
            <w:noProof/>
          </w:rPr>
          <w:t>6.2 Bookmarks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FBB169" w14:textId="7319FEA9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35" w:history="1">
        <w:r w:rsidRPr="00207182">
          <w:rPr>
            <w:rStyle w:val="Hyperlink"/>
            <w:noProof/>
          </w:rPr>
          <w:t>6.3 Fields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D1E1C8" w14:textId="37791520" w:rsidR="00A45B27" w:rsidRDefault="00A45B2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37149536" w:history="1">
        <w:r w:rsidRPr="00207182">
          <w:rPr>
            <w:rStyle w:val="Hyperlink"/>
            <w:noProof/>
          </w:rPr>
          <w:t>7. Footnotes and Endnotes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ACFB14A" w14:textId="29E35412" w:rsidR="00A45B27" w:rsidRDefault="00A45B2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37149537" w:history="1">
        <w:r w:rsidRPr="00207182">
          <w:rPr>
            <w:rStyle w:val="Hyperlink"/>
            <w:noProof/>
          </w:rPr>
          <w:t>8. Pictures, Icons and Special Characters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CD132A3" w14:textId="2255130F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38" w:history="1">
        <w:r w:rsidRPr="00207182">
          <w:rPr>
            <w:rStyle w:val="Hyperlink"/>
            <w:noProof/>
          </w:rPr>
          <w:t>8.1 Inline Picture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904705" w14:textId="1CB598B9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39" w:history="1">
        <w:r w:rsidRPr="00207182">
          <w:rPr>
            <w:rStyle w:val="Hyperlink"/>
            <w:noProof/>
          </w:rPr>
          <w:t>8.2 Symbols and Special Characters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A01604F" w14:textId="7F0EE3B2" w:rsidR="00A45B27" w:rsidRDefault="00A45B2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37149540" w:history="1">
        <w:r w:rsidRPr="00207182">
          <w:rPr>
            <w:rStyle w:val="Hyperlink"/>
            <w:noProof/>
          </w:rPr>
          <w:t>9. Page Layout Elements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1D89A35" w14:textId="7A07C626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41" w:history="1">
        <w:r w:rsidRPr="00207182">
          <w:rPr>
            <w:rStyle w:val="Hyperlink"/>
            <w:noProof/>
          </w:rPr>
          <w:t>9.1 Manual Breaks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DA09F1F" w14:textId="7F723420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42" w:history="1">
        <w:r w:rsidRPr="00207182">
          <w:rPr>
            <w:rStyle w:val="Hyperlink"/>
            <w:noProof/>
          </w:rPr>
          <w:t>9.2 Borders and Shading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054720" w14:textId="3F6465E7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43" w:history="1">
        <w:r w:rsidRPr="00207182">
          <w:rPr>
            <w:rStyle w:val="Hyperlink"/>
            <w:noProof/>
          </w:rPr>
          <w:t>9.3 Tab Stops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3865F88" w14:textId="44852286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44" w:history="1">
        <w:r w:rsidRPr="00207182">
          <w:rPr>
            <w:rStyle w:val="Hyperlink"/>
            <w:noProof/>
          </w:rPr>
          <w:t>9.4 Section and Column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0BB421" w14:textId="4B97644F" w:rsidR="00A45B27" w:rsidRDefault="00A45B2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37149545" w:history="1">
        <w:r w:rsidRPr="00207182">
          <w:rPr>
            <w:rStyle w:val="Hyperlink"/>
            <w:noProof/>
          </w:rPr>
          <w:t>10. Review Features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D0A3A05" w14:textId="5ADEF1CA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46" w:history="1">
        <w:r w:rsidRPr="00207182">
          <w:rPr>
            <w:rStyle w:val="Hyperlink"/>
            <w:noProof/>
          </w:rPr>
          <w:t>10.1 Comments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609819" w14:textId="248D87A0" w:rsidR="00A45B27" w:rsidRDefault="00A45B27">
      <w:pPr>
        <w:pStyle w:val="TOC2"/>
        <w:tabs>
          <w:tab w:val="right" w:leader="dot" w:pos="9350"/>
        </w:tabs>
        <w:rPr>
          <w:rFonts w:eastAsiaTheme="minorEastAsia"/>
          <w:noProof/>
        </w:rPr>
      </w:pPr>
      <w:hyperlink w:anchor="_Toc237149547" w:history="1">
        <w:r w:rsidRPr="00207182">
          <w:rPr>
            <w:rStyle w:val="Hyperlink"/>
            <w:noProof/>
          </w:rPr>
          <w:t>10.2 Content Controls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0B7DF76" w14:textId="54C03D28" w:rsidR="00A45B27" w:rsidRDefault="00A45B27">
      <w:pPr>
        <w:pStyle w:val="TOC1"/>
        <w:tabs>
          <w:tab w:val="right" w:leader="dot" w:pos="9350"/>
        </w:tabs>
        <w:rPr>
          <w:rFonts w:eastAsiaTheme="minorEastAsia"/>
          <w:noProof/>
        </w:rPr>
      </w:pPr>
      <w:hyperlink w:anchor="_Toc237149548" w:history="1">
        <w:r w:rsidRPr="00207182">
          <w:rPr>
            <w:rStyle w:val="Hyperlink"/>
            <w:noProof/>
          </w:rPr>
          <w:t>11. Tracked Changes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_Toc237149548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D7A179" w14:textId="29046652" w:rsidR="00A45B27" w:rsidRPr="00A45B27" w:rsidRDefault="00A45B27" w:rsidP="00A45B27">
      <w:pPr>
        <w:rPr>
          <w:rFonts w:ascii="Aptos" w:hAnsi="Aptos"/>
        </w:rPr>
      </w:pPr>
      <w:r>
        <w:rPr>
          <w:rFonts w:ascii="Aptos" w:hAnsi="Aptos"/>
        </w:rPr>
        <w:fldChar w:fldCharType="end"/>
      </w:r>
    </w:p>
    <w:p w14:paraId="19729C48" w14:textId="77777777" w:rsidR="00A45B27" w:rsidRPr="00A45B27" w:rsidRDefault="00A45B27" w:rsidP="00A45B27"/>
    <w:p w14:paraId="146F57D7" w14:textId="6EB40E5F" w:rsidR="00A45B27" w:rsidRPr="00A45B27" w:rsidRDefault="00A45B27" w:rsidP="00A45B27">
      <w:pPr>
        <w:spacing w:after="0" w:line="20" w:lineRule="auto"/>
        <w:rPr>
          <w:sz w:val="2"/>
        </w:rPr>
      </w:pPr>
      <w:r w:rsidRPr="00A45B27">
        <w:rPr>
          <w:sz w:val="2"/>
        </w:rPr>
        <w:br w:type="page"/>
      </w:r>
    </w:p>
    <w:p w14:paraId="40D7B5EE" w14:textId="2E6B418E" w:rsidR="00A45B27" w:rsidRDefault="00A45B27" w:rsidP="00A45B27">
      <w:pPr>
        <w:pStyle w:val="Heading1"/>
      </w:pPr>
      <w:bookmarkStart w:id="1" w:name="_Toc237149519"/>
      <w:r>
        <w:lastRenderedPageBreak/>
        <w:t>1. Heading Levels and Built-in Paragraph Styles</w:t>
      </w:r>
      <w:bookmarkEnd w:id="1"/>
    </w:p>
    <w:p w14:paraId="25EA20CD" w14:textId="21F913F8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This section demonstrates the built-in style hierarchy. Each heading below uses a genuine Word heading style, so it appears in the Table of Contents and in the document navigation pane.</w:t>
      </w:r>
    </w:p>
    <w:p w14:paraId="20EC97F8" w14:textId="2F8ED50B" w:rsidR="00A45B27" w:rsidRPr="00A45B27" w:rsidRDefault="00A45B27" w:rsidP="00A45B27">
      <w:pPr>
        <w:pStyle w:val="Heading2"/>
      </w:pPr>
      <w:bookmarkStart w:id="2" w:name="_Toc237149520"/>
      <w:r w:rsidRPr="00A45B27">
        <w:t>1.1 Heading 2 Example</w:t>
      </w:r>
      <w:bookmarkEnd w:id="2"/>
    </w:p>
    <w:p w14:paraId="4A9A6FF5" w14:textId="21C5F381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This paragraph sits under a Heading 2. It has two sentences and uses the default body font at 12 points.</w:t>
      </w:r>
    </w:p>
    <w:p w14:paraId="310F5C9E" w14:textId="3560E933" w:rsidR="00A45B27" w:rsidRPr="00A45B27" w:rsidRDefault="00A45B27" w:rsidP="00A45B27">
      <w:pPr>
        <w:pStyle w:val="Heading3"/>
      </w:pPr>
      <w:bookmarkStart w:id="3" w:name="_Toc237149521"/>
      <w:r w:rsidRPr="00A45B27">
        <w:t>1.1.1 Heading 3 Example</w:t>
      </w:r>
      <w:bookmarkEnd w:id="3"/>
    </w:p>
    <w:p w14:paraId="452F236B" w14:textId="3C6EA89F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This paragraph sits under a Heading 3 and is left aligned by default.</w:t>
      </w:r>
    </w:p>
    <w:p w14:paraId="65ACEB03" w14:textId="35C0C482" w:rsidR="00A45B27" w:rsidRPr="00A45B27" w:rsidRDefault="00A45B27" w:rsidP="00A45B27">
      <w:pPr>
        <w:pStyle w:val="Heading4"/>
      </w:pPr>
      <w:r w:rsidRPr="00A45B27">
        <w:t>Heading 4 Example</w:t>
      </w:r>
    </w:p>
    <w:p w14:paraId="7FD3ECE0" w14:textId="003349C3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Heading 4 through Heading 6 are typically excluded from a three-level table of contents.</w:t>
      </w:r>
    </w:p>
    <w:p w14:paraId="2BC7A1A8" w14:textId="2491738A" w:rsidR="00A45B27" w:rsidRPr="00A45B27" w:rsidRDefault="00A45B27" w:rsidP="00A45B27">
      <w:pPr>
        <w:pStyle w:val="Heading5"/>
      </w:pPr>
      <w:r w:rsidRPr="00A45B27">
        <w:t>Heading 5 Example</w:t>
      </w:r>
    </w:p>
    <w:p w14:paraId="50DB8DCC" w14:textId="11DBBAD5" w:rsidR="00A45B27" w:rsidRPr="00A45B27" w:rsidRDefault="00A45B27" w:rsidP="00A45B27">
      <w:pPr>
        <w:pStyle w:val="Heading6"/>
      </w:pPr>
      <w:r w:rsidRPr="00A45B27">
        <w:t>Heading 6 Example</w:t>
      </w:r>
    </w:p>
    <w:p w14:paraId="1CAE3EBE" w14:textId="63A9C78D" w:rsidR="00A45B27" w:rsidRPr="00A45B27" w:rsidRDefault="00A45B27" w:rsidP="00A45B27">
      <w:pPr>
        <w:pStyle w:val="Heading2"/>
      </w:pPr>
      <w:bookmarkStart w:id="4" w:name="_Toc237149522"/>
      <w:r w:rsidRPr="00A45B27">
        <w:t>1.2 Other Built-in Styles</w:t>
      </w:r>
      <w:bookmarkEnd w:id="4"/>
    </w:p>
    <w:p w14:paraId="17A46EA7" w14:textId="1A35C115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The paragraphs below use Quote, Intense Quote, and No Spacing styles respectively.</w:t>
      </w:r>
    </w:p>
    <w:p w14:paraId="0BCBA638" w14:textId="1EB46226" w:rsidR="00A45B27" w:rsidRPr="00A45B27" w:rsidRDefault="00A45B27" w:rsidP="00A45B27">
      <w:pPr>
        <w:pStyle w:val="Quote"/>
      </w:pPr>
      <w:r w:rsidRPr="00A45B27">
        <w:t>A quote style paragraph renders with distinct indentation and italics in most themes.</w:t>
      </w:r>
    </w:p>
    <w:p w14:paraId="16D8441E" w14:textId="01B9EEC5" w:rsidR="00A45B27" w:rsidRPr="00A45B27" w:rsidRDefault="00A45B27" w:rsidP="00A45B27">
      <w:pPr>
        <w:pStyle w:val="IntenseQuote"/>
      </w:pPr>
      <w:r w:rsidRPr="00A45B27">
        <w:t>An intense quote is visually stronger, usually with rules above and below it.</w:t>
      </w:r>
    </w:p>
    <w:p w14:paraId="704DA201" w14:textId="6D4CE92F" w:rsidR="00A45B27" w:rsidRPr="00A45B27" w:rsidRDefault="00A45B27" w:rsidP="00A45B27">
      <w:pPr>
        <w:pStyle w:val="NoSpacing"/>
      </w:pPr>
      <w:r w:rsidRPr="00A45B27">
        <w:t>This paragraph uses the No Spacing style, which removes space before and after.</w:t>
      </w:r>
    </w:p>
    <w:p w14:paraId="5C15DDC7" w14:textId="4DEA10EE" w:rsidR="00A45B27" w:rsidRDefault="00A45B27" w:rsidP="00A45B27">
      <w:pPr>
        <w:pStyle w:val="Caption"/>
      </w:pPr>
      <w:r>
        <w:t>This is a caption style paragraph, normally used beneath a figure or table.</w:t>
      </w:r>
    </w:p>
    <w:p w14:paraId="1AE99402" w14:textId="0DDFD07E" w:rsidR="00A45B27" w:rsidRPr="00A45B27" w:rsidRDefault="00A45B27" w:rsidP="00A45B27">
      <w:pPr>
        <w:pStyle w:val="Heading1"/>
      </w:pPr>
      <w:bookmarkStart w:id="5" w:name="_Toc237149523"/>
      <w:r w:rsidRPr="00A45B27">
        <w:t>2. Character Formatting</w:t>
      </w:r>
      <w:bookmarkEnd w:id="5"/>
    </w:p>
    <w:p w14:paraId="7A47D3C4" w14:textId="309411DF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This section exercises inline run properties. Each labelled item below carries a different set of run-level attributes, so a run-splitting parser should produce one distinct run per item.</w:t>
      </w:r>
    </w:p>
    <w:p w14:paraId="7A75A5CC" w14:textId="0E668AA8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  <w:b/>
        </w:rPr>
        <w:t>Bold text.</w:t>
      </w:r>
      <w:r w:rsidRPr="00A45B27">
        <w:rPr>
          <w:rFonts w:ascii="Aptos" w:hAnsi="Aptos"/>
        </w:rPr>
        <w:t xml:space="preserve"> </w:t>
      </w:r>
      <w:r w:rsidRPr="00A45B27">
        <w:rPr>
          <w:rFonts w:ascii="Aptos" w:hAnsi="Aptos"/>
          <w:i/>
        </w:rPr>
        <w:t>Italic text.</w:t>
      </w:r>
      <w:r w:rsidRPr="00A45B27">
        <w:rPr>
          <w:rFonts w:ascii="Aptos" w:hAnsi="Aptos"/>
        </w:rPr>
        <w:t xml:space="preserve"> </w:t>
      </w:r>
      <w:r w:rsidRPr="00A45B27">
        <w:rPr>
          <w:rFonts w:ascii="Aptos" w:hAnsi="Aptos"/>
          <w:u w:val="single"/>
        </w:rPr>
        <w:t>Underlined text.</w:t>
      </w:r>
      <w:r w:rsidRPr="00A45B27">
        <w:rPr>
          <w:rFonts w:ascii="Aptos" w:hAnsi="Aptos"/>
        </w:rPr>
        <w:t xml:space="preserve"> </w:t>
      </w:r>
      <w:r w:rsidRPr="00A45B27">
        <w:rPr>
          <w:rFonts w:ascii="Aptos" w:hAnsi="Aptos"/>
          <w:b/>
          <w:i/>
          <w:u w:val="single"/>
        </w:rPr>
        <w:t>Bold italic underlined text.</w:t>
      </w:r>
    </w:p>
    <w:p w14:paraId="12EB1FD8" w14:textId="613169EC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  <w:u w:val="double"/>
        </w:rPr>
        <w:t>Double underline.</w:t>
      </w:r>
      <w:r w:rsidRPr="00A45B27">
        <w:rPr>
          <w:rFonts w:ascii="Aptos" w:hAnsi="Aptos"/>
        </w:rPr>
        <w:t xml:space="preserve"> </w:t>
      </w:r>
      <w:r w:rsidRPr="00A45B27">
        <w:rPr>
          <w:rFonts w:ascii="Aptos" w:hAnsi="Aptos"/>
          <w:u w:val="dotted"/>
        </w:rPr>
        <w:t>Dotted underline.</w:t>
      </w:r>
      <w:r w:rsidRPr="00A45B27">
        <w:rPr>
          <w:rFonts w:ascii="Aptos" w:hAnsi="Aptos"/>
        </w:rPr>
        <w:t xml:space="preserve"> </w:t>
      </w:r>
      <w:r w:rsidRPr="00A45B27">
        <w:rPr>
          <w:rFonts w:ascii="Aptos" w:hAnsi="Aptos"/>
          <w:u w:val="wave"/>
        </w:rPr>
        <w:t>Wavy underline.</w:t>
      </w:r>
      <w:r w:rsidRPr="00A45B27">
        <w:rPr>
          <w:rFonts w:ascii="Aptos" w:hAnsi="Aptos"/>
        </w:rPr>
        <w:t xml:space="preserve"> </w:t>
      </w:r>
      <w:r w:rsidRPr="00A45B27">
        <w:rPr>
          <w:rFonts w:ascii="Aptos" w:hAnsi="Aptos"/>
          <w:strike/>
        </w:rPr>
        <w:t>Strikethrough text.</w:t>
      </w:r>
      <w:r w:rsidRPr="00A45B27">
        <w:rPr>
          <w:rFonts w:ascii="Aptos" w:hAnsi="Aptos"/>
        </w:rPr>
        <w:t xml:space="preserve"> </w:t>
      </w:r>
      <w:r w:rsidRPr="00A45B27">
        <w:rPr>
          <w:rFonts w:ascii="Aptos" w:hAnsi="Aptos"/>
          <w:dstrike/>
        </w:rPr>
        <w:t>Double strikethrough.</w:t>
      </w:r>
    </w:p>
    <w:p w14:paraId="48D8BA44" w14:textId="3D6EAD1A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Superscript in E = mc</w:t>
      </w:r>
      <w:r w:rsidRPr="00A45B27">
        <w:rPr>
          <w:rFonts w:ascii="Aptos" w:hAnsi="Aptos"/>
          <w:vertAlign w:val="superscript"/>
        </w:rPr>
        <w:t>2</w:t>
      </w:r>
      <w:r w:rsidRPr="00A45B27">
        <w:rPr>
          <w:rFonts w:ascii="Aptos" w:hAnsi="Aptos"/>
        </w:rPr>
        <w:t>, subscript in H</w:t>
      </w:r>
      <w:r w:rsidRPr="00A45B27">
        <w:rPr>
          <w:rFonts w:ascii="Aptos" w:hAnsi="Aptos"/>
          <w:vertAlign w:val="subscript"/>
        </w:rPr>
        <w:t>2</w:t>
      </w:r>
      <w:r w:rsidRPr="00A45B27">
        <w:rPr>
          <w:rFonts w:ascii="Aptos" w:hAnsi="Aptos"/>
        </w:rPr>
        <w:t xml:space="preserve">O, plus </w:t>
      </w:r>
      <w:r w:rsidRPr="00A45B27">
        <w:rPr>
          <w:rFonts w:ascii="Aptos" w:hAnsi="Aptos"/>
          <w:smallCaps/>
        </w:rPr>
        <w:t>small caps</w:t>
      </w:r>
      <w:r w:rsidRPr="00A45B27">
        <w:rPr>
          <w:rFonts w:ascii="Aptos" w:hAnsi="Aptos"/>
        </w:rPr>
        <w:t xml:space="preserve"> and a hidden-style variant.</w:t>
      </w:r>
    </w:p>
    <w:p w14:paraId="70BE7ED8" w14:textId="57151F20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  <w:color w:val="C00000"/>
        </w:rPr>
        <w:lastRenderedPageBreak/>
        <w:t>Red text</w:t>
      </w:r>
      <w:r w:rsidRPr="00A45B27">
        <w:rPr>
          <w:rFonts w:ascii="Aptos" w:hAnsi="Aptos"/>
        </w:rPr>
        <w:t xml:space="preserve">, </w:t>
      </w:r>
      <w:r w:rsidRPr="00A45B27">
        <w:rPr>
          <w:rFonts w:ascii="Aptos" w:hAnsi="Aptos"/>
          <w:color w:val="0070C0"/>
        </w:rPr>
        <w:t>blue text</w:t>
      </w:r>
      <w:r w:rsidRPr="00A45B27">
        <w:rPr>
          <w:rFonts w:ascii="Aptos" w:hAnsi="Aptos"/>
        </w:rPr>
        <w:t xml:space="preserve">, </w:t>
      </w:r>
      <w:r w:rsidRPr="00A45B27">
        <w:rPr>
          <w:rFonts w:ascii="Aptos" w:hAnsi="Aptos"/>
          <w:color w:val="00B050"/>
        </w:rPr>
        <w:t>green text</w:t>
      </w:r>
      <w:r w:rsidRPr="00A45B27">
        <w:rPr>
          <w:rFonts w:ascii="Aptos" w:hAnsi="Aptos"/>
        </w:rPr>
        <w:t xml:space="preserve">, and text with </w:t>
      </w:r>
      <w:r w:rsidRPr="00A45B27">
        <w:rPr>
          <w:rFonts w:ascii="Aptos" w:hAnsi="Aptos"/>
          <w:highlight w:val="yellow"/>
        </w:rPr>
        <w:t>a yellow highlight</w:t>
      </w:r>
      <w:r w:rsidRPr="00A45B27">
        <w:rPr>
          <w:rFonts w:ascii="Aptos" w:hAnsi="Aptos"/>
        </w:rPr>
        <w:t xml:space="preserve">, </w:t>
      </w:r>
      <w:r w:rsidRPr="00A45B27">
        <w:rPr>
          <w:rFonts w:ascii="Aptos" w:hAnsi="Aptos"/>
          <w:highlight w:val="green"/>
        </w:rPr>
        <w:t>a green highlight</w:t>
      </w:r>
      <w:r w:rsidRPr="00A45B27">
        <w:rPr>
          <w:rFonts w:ascii="Aptos" w:hAnsi="Aptos"/>
        </w:rPr>
        <w:t xml:space="preserve">, and </w:t>
      </w:r>
      <w:r w:rsidRPr="00A45B27">
        <w:rPr>
          <w:rFonts w:ascii="Aptos" w:hAnsi="Aptos"/>
          <w:highlight w:val="cyan"/>
        </w:rPr>
        <w:t>a turquoise highlight</w:t>
      </w:r>
      <w:r w:rsidRPr="00A45B27">
        <w:rPr>
          <w:rFonts w:ascii="Aptos" w:hAnsi="Aptos"/>
        </w:rPr>
        <w:t>.</w:t>
      </w:r>
    </w:p>
    <w:p w14:paraId="297D97E2" w14:textId="52388DD8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  <w:sz w:val="16"/>
        </w:rPr>
        <w:t>Eight point text</w:t>
      </w:r>
      <w:r w:rsidRPr="00A45B27">
        <w:rPr>
          <w:rFonts w:ascii="Aptos" w:hAnsi="Aptos"/>
        </w:rPr>
        <w:t xml:space="preserve">, </w:t>
      </w:r>
      <w:r w:rsidRPr="00A45B27">
        <w:rPr>
          <w:rFonts w:ascii="Aptos" w:hAnsi="Aptos"/>
          <w:sz w:val="28"/>
        </w:rPr>
        <w:t>fourteen point text</w:t>
      </w:r>
      <w:r w:rsidRPr="00A45B27">
        <w:rPr>
          <w:rFonts w:ascii="Aptos" w:hAnsi="Aptos"/>
        </w:rPr>
        <w:t xml:space="preserve">, </w:t>
      </w:r>
      <w:r w:rsidRPr="00A45B27">
        <w:rPr>
          <w:rFonts w:ascii="Aptos" w:hAnsi="Aptos"/>
          <w:sz w:val="40"/>
        </w:rPr>
        <w:t>twenty point text</w:t>
      </w:r>
      <w:r w:rsidRPr="00A45B27">
        <w:rPr>
          <w:rFonts w:ascii="Aptos" w:hAnsi="Aptos"/>
        </w:rPr>
        <w:t xml:space="preserve">, </w:t>
      </w:r>
      <w:r w:rsidRPr="00A45B27">
        <w:rPr>
          <w:rFonts w:ascii="Times New Roman" w:hAnsi="Times New Roman" w:cs="Times New Roman"/>
        </w:rPr>
        <w:t>Times New Roman</w:t>
      </w:r>
      <w:r w:rsidRPr="00A45B27">
        <w:rPr>
          <w:rFonts w:ascii="Aptos" w:hAnsi="Aptos"/>
        </w:rPr>
        <w:t xml:space="preserve">, </w:t>
      </w:r>
      <w:r w:rsidRPr="00A45B27">
        <w:rPr>
          <w:rFonts w:ascii="Courier New" w:hAnsi="Courier New" w:cs="Courier New"/>
        </w:rPr>
        <w:t>Courier New</w:t>
      </w:r>
      <w:r w:rsidRPr="00A45B27">
        <w:rPr>
          <w:rFonts w:ascii="Aptos" w:hAnsi="Aptos"/>
        </w:rPr>
        <w:t xml:space="preserve">, and </w:t>
      </w:r>
      <w:r w:rsidRPr="00A45B27">
        <w:rPr>
          <w:rFonts w:ascii="Georgia" w:hAnsi="Georgia"/>
        </w:rPr>
        <w:t>Georgia</w:t>
      </w:r>
      <w:r w:rsidRPr="00A45B27">
        <w:rPr>
          <w:rFonts w:ascii="Aptos" w:hAnsi="Aptos"/>
        </w:rPr>
        <w:t>.</w:t>
      </w:r>
    </w:p>
    <w:p w14:paraId="34D6B888" w14:textId="2C721485" w:rsidR="00A45B27" w:rsidRPr="00A45B27" w:rsidRDefault="00A45B27" w:rsidP="00A45B27">
      <w:pPr>
        <w:pStyle w:val="Heading1"/>
      </w:pPr>
      <w:bookmarkStart w:id="6" w:name="_Toc237149524"/>
      <w:r w:rsidRPr="00A45B27">
        <w:t>3. Alignment, Indentation and Spacing</w:t>
      </w:r>
      <w:bookmarkEnd w:id="6"/>
    </w:p>
    <w:p w14:paraId="5D49347A" w14:textId="5C6F2747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This section varies paragraph-level properties only. The run properties stay constant, so any difference your parser reports should come from the paragraph formatting layer.</w:t>
      </w:r>
    </w:p>
    <w:p w14:paraId="2BB67BBD" w14:textId="12B5DC07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This paragraph has two sentences and is left aligned. Left alignment is the default for body text in this document.</w:t>
      </w:r>
    </w:p>
    <w:p w14:paraId="1218499D" w14:textId="48CCB685" w:rsidR="00A45B27" w:rsidRPr="00A45B27" w:rsidRDefault="00A45B27" w:rsidP="00A45B27">
      <w:pPr>
        <w:jc w:val="center"/>
        <w:rPr>
          <w:rFonts w:ascii="Aptos" w:hAnsi="Aptos"/>
        </w:rPr>
      </w:pPr>
      <w:r w:rsidRPr="00A45B27">
        <w:rPr>
          <w:rFonts w:ascii="Aptos" w:hAnsi="Aptos"/>
        </w:rPr>
        <w:t>This paragraph has two sentences and is centered. Centering is common for titles and pull quotes.</w:t>
      </w:r>
    </w:p>
    <w:p w14:paraId="68B5FED9" w14:textId="28FEB8E7" w:rsidR="00A45B27" w:rsidRPr="00A45B27" w:rsidRDefault="00A45B27" w:rsidP="00A45B27">
      <w:pPr>
        <w:jc w:val="right"/>
        <w:rPr>
          <w:rFonts w:ascii="Aptos" w:hAnsi="Aptos"/>
        </w:rPr>
      </w:pPr>
      <w:r w:rsidRPr="00A45B27">
        <w:rPr>
          <w:rFonts w:ascii="Aptos" w:hAnsi="Aptos"/>
        </w:rPr>
        <w:t>This paragraph has two sentences and is right aligned. Right alignment is often used for dates and signature blocks.</w:t>
      </w:r>
    </w:p>
    <w:p w14:paraId="0BEE8267" w14:textId="580D69B5" w:rsidR="00A45B27" w:rsidRPr="00A45B27" w:rsidRDefault="00A45B27" w:rsidP="00A45B27">
      <w:pPr>
        <w:jc w:val="both"/>
        <w:rPr>
          <w:rFonts w:ascii="Aptos" w:hAnsi="Aptos"/>
        </w:rPr>
      </w:pPr>
      <w:r w:rsidRPr="00A45B27">
        <w:rPr>
          <w:rFonts w:ascii="Aptos" w:hAnsi="Aptos"/>
        </w:rPr>
        <w:t>This paragraph has two sentences and is justified, so both the left and right edges line up cleanly against the margins. Justification changes the inter-word spacing on every line except the last one.</w:t>
      </w:r>
    </w:p>
    <w:p w14:paraId="46CB48FA" w14:textId="7FBB86BE" w:rsidR="00A45B27" w:rsidRPr="00A45B27" w:rsidRDefault="00A45B27" w:rsidP="00A45B27">
      <w:pPr>
        <w:ind w:firstLine="720"/>
        <w:rPr>
          <w:rFonts w:ascii="Aptos" w:hAnsi="Aptos"/>
        </w:rPr>
      </w:pPr>
      <w:r w:rsidRPr="00A45B27">
        <w:rPr>
          <w:rFonts w:ascii="Aptos" w:hAnsi="Aptos"/>
        </w:rPr>
        <w:t>This paragraph has a first-line indent of half an inch, which is set through the paragraph format rather than by typing a tab character at the start of the line.</w:t>
      </w:r>
    </w:p>
    <w:p w14:paraId="56E7D229" w14:textId="167644C4" w:rsidR="00A45B27" w:rsidRPr="00A45B27" w:rsidRDefault="00A45B27" w:rsidP="00A45B27">
      <w:pPr>
        <w:ind w:left="1440" w:right="720"/>
        <w:rPr>
          <w:rFonts w:ascii="Aptos" w:hAnsi="Aptos"/>
        </w:rPr>
      </w:pPr>
      <w:r w:rsidRPr="00A45B27">
        <w:rPr>
          <w:rFonts w:ascii="Aptos" w:hAnsi="Aptos"/>
        </w:rPr>
        <w:t>This paragraph is indented one inch from the left margin and half an inch from the right margin, producing a block-quote effect without using the Quote style.</w:t>
      </w:r>
    </w:p>
    <w:p w14:paraId="68168847" w14:textId="4376EC87" w:rsidR="00A45B27" w:rsidRPr="00A45B27" w:rsidRDefault="00A45B27" w:rsidP="00A45B27">
      <w:pPr>
        <w:ind w:left="720" w:hanging="720"/>
        <w:rPr>
          <w:rFonts w:ascii="Aptos" w:hAnsi="Aptos"/>
        </w:rPr>
      </w:pPr>
      <w:r w:rsidRPr="00A45B27">
        <w:rPr>
          <w:rFonts w:ascii="Aptos" w:hAnsi="Aptos"/>
        </w:rPr>
        <w:t>This paragraph uses a hanging indent, so the first line starts at the margin and every subsequent line is indented. Hanging indents are typical in bibliographies and definition lists.</w:t>
      </w:r>
    </w:p>
    <w:p w14:paraId="34E38103" w14:textId="16D91A6C" w:rsidR="00A45B27" w:rsidRPr="00A45B27" w:rsidRDefault="00A45B27" w:rsidP="00A45B27">
      <w:pPr>
        <w:spacing w:line="480" w:lineRule="auto"/>
        <w:rPr>
          <w:rFonts w:ascii="Aptos" w:hAnsi="Aptos"/>
        </w:rPr>
      </w:pPr>
      <w:r w:rsidRPr="00A45B27">
        <w:rPr>
          <w:rFonts w:ascii="Aptos" w:hAnsi="Aptos"/>
        </w:rPr>
        <w:t>This paragraph uses double line spacing. It should be visibly taller than the single-spaced paragraphs around it.</w:t>
      </w:r>
    </w:p>
    <w:p w14:paraId="5DED8F5F" w14:textId="7DA22346" w:rsidR="00A45B27" w:rsidRPr="00A45B27" w:rsidRDefault="00A45B27" w:rsidP="00A45B27">
      <w:pPr>
        <w:spacing w:before="240" w:after="360" w:line="360" w:lineRule="auto"/>
        <w:rPr>
          <w:rFonts w:ascii="Aptos" w:hAnsi="Aptos"/>
        </w:rPr>
      </w:pPr>
      <w:r w:rsidRPr="00A45B27">
        <w:rPr>
          <w:rFonts w:ascii="Aptos" w:hAnsi="Aptos"/>
        </w:rPr>
        <w:t>This paragraph uses 1.5 line spacing with twelve points of space before and eighteen points of space after.</w:t>
      </w:r>
    </w:p>
    <w:p w14:paraId="624674B5" w14:textId="43F82084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lastRenderedPageBreak/>
        <w:t>This paragraph is set to keep with the next paragraph and to keep its own lines together, which affects pagination only.</w:t>
      </w:r>
    </w:p>
    <w:p w14:paraId="3A9F22F4" w14:textId="060CC77B" w:rsidR="00A45B27" w:rsidRPr="00A45B27" w:rsidRDefault="00A45B27" w:rsidP="00A45B27">
      <w:pPr>
        <w:pStyle w:val="Heading1"/>
      </w:pPr>
      <w:bookmarkStart w:id="7" w:name="_Toc237149525"/>
      <w:r w:rsidRPr="00A45B27">
        <w:t>4. Lists</w:t>
      </w:r>
      <w:bookmarkEnd w:id="7"/>
    </w:p>
    <w:p w14:paraId="3CAF2C13" w14:textId="273AB21D" w:rsidR="00A45B27" w:rsidRPr="00A45B27" w:rsidRDefault="00A45B27" w:rsidP="00A45B27">
      <w:pPr>
        <w:pStyle w:val="Heading2"/>
      </w:pPr>
      <w:bookmarkStart w:id="8" w:name="_Toc237149526"/>
      <w:r w:rsidRPr="00A45B27">
        <w:t>4.1 Bulleted List</w:t>
      </w:r>
      <w:bookmarkEnd w:id="8"/>
    </w:p>
    <w:p w14:paraId="6E0CA322" w14:textId="75DB2E6F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A single-level bulleted list follows. The bullet glyphs are generated by Word numbering definitions, not typed characters.</w:t>
      </w:r>
    </w:p>
    <w:p w14:paraId="0423E5A4" w14:textId="702D8996" w:rsidR="00A45B27" w:rsidRPr="00A45B27" w:rsidRDefault="00A45B27" w:rsidP="00A45B27">
      <w:pPr>
        <w:pStyle w:val="ListBullet"/>
      </w:pPr>
      <w:r w:rsidRPr="00A45B27">
        <w:t>First bulleted item</w:t>
      </w:r>
    </w:p>
    <w:p w14:paraId="0BBA01CC" w14:textId="79E394CC" w:rsidR="00A45B27" w:rsidRPr="00A45B27" w:rsidRDefault="00A45B27" w:rsidP="00A45B27">
      <w:pPr>
        <w:pStyle w:val="ListBullet"/>
      </w:pPr>
      <w:r w:rsidRPr="00A45B27">
        <w:t>Second bulleted item</w:t>
      </w:r>
    </w:p>
    <w:p w14:paraId="11E5D6EB" w14:textId="3972B2F6" w:rsidR="00A45B27" w:rsidRPr="00A45B27" w:rsidRDefault="00A45B27" w:rsidP="00A45B27">
      <w:pPr>
        <w:pStyle w:val="ListBullet"/>
      </w:pPr>
      <w:r w:rsidRPr="00A45B27">
        <w:t>Third bulleted item with a noticeably longer body so that it wraps onto a second line in the rendered output</w:t>
      </w:r>
    </w:p>
    <w:p w14:paraId="758C2B7D" w14:textId="1D6D5B37" w:rsidR="00A45B27" w:rsidRDefault="00A45B27" w:rsidP="00A45B27">
      <w:pPr>
        <w:pStyle w:val="Heading2"/>
      </w:pPr>
      <w:bookmarkStart w:id="9" w:name="_Toc237149527"/>
      <w:r>
        <w:t>4.2 Numbered List</w:t>
      </w:r>
      <w:bookmarkEnd w:id="9"/>
    </w:p>
    <w:p w14:paraId="4D17B14F" w14:textId="20F9FF30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A single-level numbered list follows.</w:t>
      </w:r>
    </w:p>
    <w:p w14:paraId="204E99D2" w14:textId="026FE3C3" w:rsidR="00A45B27" w:rsidRPr="00A45B27" w:rsidRDefault="00A45B27" w:rsidP="00A45B27">
      <w:pPr>
        <w:pStyle w:val="ListNumber"/>
        <w:numPr>
          <w:ilvl w:val="1"/>
          <w:numId w:val="2"/>
        </w:numPr>
      </w:pPr>
      <w:r w:rsidRPr="00A45B27">
        <w:t>Open the document in Word</w:t>
      </w:r>
    </w:p>
    <w:p w14:paraId="4535CF8E" w14:textId="3C6845D1" w:rsidR="00A45B27" w:rsidRPr="00A45B27" w:rsidRDefault="00A45B27" w:rsidP="00A45B27">
      <w:pPr>
        <w:pStyle w:val="ListNumber"/>
      </w:pPr>
      <w:r w:rsidRPr="00A45B27">
        <w:t>Run the add-in from the ribbon</w:t>
      </w:r>
    </w:p>
    <w:p w14:paraId="68C3A6C6" w14:textId="34E1F231" w:rsidR="00A45B27" w:rsidRPr="00A45B27" w:rsidRDefault="00A45B27" w:rsidP="00A45B27">
      <w:pPr>
        <w:pStyle w:val="ListNumber"/>
      </w:pPr>
      <w:r w:rsidRPr="00A45B27">
        <w:t>Inspect the generated JSON payload</w:t>
      </w:r>
    </w:p>
    <w:p w14:paraId="51233328" w14:textId="4E6E78C5" w:rsidR="00A45B27" w:rsidRDefault="00A45B27" w:rsidP="00A45B27">
      <w:pPr>
        <w:pStyle w:val="Heading2"/>
      </w:pPr>
      <w:bookmarkStart w:id="10" w:name="_Toc237149528"/>
      <w:r>
        <w:t>4.3 Multilevel List</w:t>
      </w:r>
      <w:bookmarkEnd w:id="10"/>
    </w:p>
    <w:p w14:paraId="7105CA65" w14:textId="06328533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The list below uses three indent levels within a single numbering definition.</w:t>
      </w:r>
    </w:p>
    <w:p w14:paraId="28AF84B9" w14:textId="70837848" w:rsidR="00A45B27" w:rsidRPr="00A45B27" w:rsidRDefault="00A45B27" w:rsidP="00A45B27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A45B27">
        <w:rPr>
          <w:rFonts w:ascii="Aptos" w:hAnsi="Aptos"/>
        </w:rPr>
        <w:t>Top level item one</w:t>
      </w:r>
    </w:p>
    <w:p w14:paraId="6991F4E8" w14:textId="1F6D66D6" w:rsidR="00A45B27" w:rsidRPr="00A45B27" w:rsidRDefault="00A45B27" w:rsidP="00A45B27">
      <w:pPr>
        <w:pStyle w:val="ListParagraph"/>
        <w:numPr>
          <w:ilvl w:val="1"/>
          <w:numId w:val="3"/>
        </w:numPr>
        <w:rPr>
          <w:rFonts w:ascii="Aptos" w:hAnsi="Aptos"/>
        </w:rPr>
      </w:pPr>
      <w:r w:rsidRPr="00A45B27">
        <w:rPr>
          <w:rFonts w:ascii="Aptos" w:hAnsi="Aptos"/>
        </w:rPr>
        <w:t>Second level item under one</w:t>
      </w:r>
    </w:p>
    <w:p w14:paraId="2F5608A4" w14:textId="12964190" w:rsidR="00A45B27" w:rsidRPr="00A45B27" w:rsidRDefault="00A45B27" w:rsidP="00A45B27">
      <w:pPr>
        <w:pStyle w:val="ListParagraph"/>
        <w:numPr>
          <w:ilvl w:val="2"/>
          <w:numId w:val="3"/>
        </w:numPr>
        <w:rPr>
          <w:rFonts w:ascii="Aptos" w:hAnsi="Aptos"/>
        </w:rPr>
      </w:pPr>
      <w:r w:rsidRPr="00A45B27">
        <w:rPr>
          <w:rFonts w:ascii="Aptos" w:hAnsi="Aptos"/>
        </w:rPr>
        <w:t>Third level item under two</w:t>
      </w:r>
    </w:p>
    <w:p w14:paraId="15DEFFDD" w14:textId="270A78F5" w:rsidR="00A45B27" w:rsidRPr="00A45B27" w:rsidRDefault="00A45B27" w:rsidP="00A45B27">
      <w:pPr>
        <w:pStyle w:val="ListParagraph"/>
        <w:numPr>
          <w:ilvl w:val="2"/>
          <w:numId w:val="3"/>
        </w:numPr>
        <w:rPr>
          <w:rFonts w:ascii="Aptos" w:hAnsi="Aptos"/>
        </w:rPr>
      </w:pPr>
      <w:r w:rsidRPr="00A45B27">
        <w:rPr>
          <w:rFonts w:ascii="Aptos" w:hAnsi="Aptos"/>
        </w:rPr>
        <w:t>Another third level item</w:t>
      </w:r>
    </w:p>
    <w:p w14:paraId="41225ADB" w14:textId="5E0466C3" w:rsidR="00A45B27" w:rsidRPr="00A45B27" w:rsidRDefault="00A45B27" w:rsidP="00A45B27">
      <w:pPr>
        <w:pStyle w:val="ListParagraph"/>
        <w:numPr>
          <w:ilvl w:val="1"/>
          <w:numId w:val="3"/>
        </w:numPr>
        <w:rPr>
          <w:rFonts w:ascii="Aptos" w:hAnsi="Aptos"/>
        </w:rPr>
      </w:pPr>
      <w:r w:rsidRPr="00A45B27">
        <w:rPr>
          <w:rFonts w:ascii="Aptos" w:hAnsi="Aptos"/>
        </w:rPr>
        <w:t>Second level item, second entry</w:t>
      </w:r>
    </w:p>
    <w:p w14:paraId="65B1E44A" w14:textId="748FE7EF" w:rsidR="00A45B27" w:rsidRPr="00A45B27" w:rsidRDefault="00A45B27" w:rsidP="00A45B27">
      <w:pPr>
        <w:pStyle w:val="ListParagraph"/>
        <w:numPr>
          <w:ilvl w:val="0"/>
          <w:numId w:val="3"/>
        </w:numPr>
        <w:rPr>
          <w:rFonts w:ascii="Aptos" w:hAnsi="Aptos"/>
        </w:rPr>
      </w:pPr>
      <w:r w:rsidRPr="00A45B27">
        <w:rPr>
          <w:rFonts w:ascii="Aptos" w:hAnsi="Aptos"/>
        </w:rPr>
        <w:t>Top level item two</w:t>
      </w:r>
    </w:p>
    <w:p w14:paraId="7C8ADAA0" w14:textId="75F22C53" w:rsidR="00A45B27" w:rsidRPr="00A45B27" w:rsidRDefault="00A45B27" w:rsidP="00A45B27">
      <w:pPr>
        <w:pStyle w:val="Heading1"/>
      </w:pPr>
      <w:bookmarkStart w:id="11" w:name="_Toc237149529"/>
      <w:r w:rsidRPr="00A45B27">
        <w:t>5. Tables</w:t>
      </w:r>
      <w:bookmarkEnd w:id="11"/>
    </w:p>
    <w:p w14:paraId="72623EC5" w14:textId="3E0F0301" w:rsidR="00A45B27" w:rsidRPr="00A45B27" w:rsidRDefault="00A45B27" w:rsidP="00A45B27">
      <w:pPr>
        <w:pStyle w:val="Heading2"/>
      </w:pPr>
      <w:bookmarkStart w:id="12" w:name="_Toc237149530"/>
      <w:r w:rsidRPr="00A45B27">
        <w:t>5.1 Styled Table with Header Row</w:t>
      </w:r>
      <w:bookmarkEnd w:id="12"/>
    </w:p>
    <w:p w14:paraId="66279615" w14:textId="17B58A82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The table below uses a built-in table style with banded rows and a marked header row.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316"/>
        <w:gridCol w:w="2320"/>
        <w:gridCol w:w="2393"/>
        <w:gridCol w:w="2321"/>
      </w:tblGrid>
      <w:tr w:rsidR="00A45B27" w:rsidRPr="00A45B27" w14:paraId="393722E6" w14:textId="77777777" w:rsidTr="00A45B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63308DF" w14:textId="5C58BEAC" w:rsidR="00A45B27" w:rsidRPr="00A45B27" w:rsidRDefault="00A45B27" w:rsidP="00A45B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Feature</w:t>
            </w:r>
          </w:p>
        </w:tc>
        <w:tc>
          <w:tcPr>
            <w:tcW w:w="2337" w:type="dxa"/>
          </w:tcPr>
          <w:p w14:paraId="2EE81DB7" w14:textId="5397AEDD" w:rsidR="00A45B27" w:rsidRPr="00A45B27" w:rsidRDefault="00A45B27" w:rsidP="00A45B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Toolbar Tab</w:t>
            </w:r>
          </w:p>
        </w:tc>
        <w:tc>
          <w:tcPr>
            <w:tcW w:w="2338" w:type="dxa"/>
          </w:tcPr>
          <w:p w14:paraId="19C8D2FE" w14:textId="7D1C4114" w:rsidR="00A45B27" w:rsidRPr="00A45B27" w:rsidRDefault="00A45B27" w:rsidP="00A45B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OOXML Element</w:t>
            </w:r>
          </w:p>
        </w:tc>
        <w:tc>
          <w:tcPr>
            <w:tcW w:w="2338" w:type="dxa"/>
          </w:tcPr>
          <w:p w14:paraId="48532820" w14:textId="3FF99294" w:rsidR="00A45B27" w:rsidRPr="00A45B27" w:rsidRDefault="00A45B27" w:rsidP="00A45B2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Supported</w:t>
            </w:r>
          </w:p>
        </w:tc>
      </w:tr>
      <w:tr w:rsidR="00A45B27" w:rsidRPr="00A45B27" w14:paraId="1863A1D5" w14:textId="77777777" w:rsidTr="00A45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342B224" w14:textId="64790A69" w:rsidR="00A45B27" w:rsidRPr="00A45B27" w:rsidRDefault="00A45B27" w:rsidP="00A45B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Bold run</w:t>
            </w:r>
          </w:p>
        </w:tc>
        <w:tc>
          <w:tcPr>
            <w:tcW w:w="2337" w:type="dxa"/>
          </w:tcPr>
          <w:p w14:paraId="00B8C7BA" w14:textId="12914566" w:rsidR="00A45B27" w:rsidRPr="00A45B27" w:rsidRDefault="00A45B27" w:rsidP="00A45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Home</w:t>
            </w:r>
          </w:p>
        </w:tc>
        <w:tc>
          <w:tcPr>
            <w:tcW w:w="2338" w:type="dxa"/>
          </w:tcPr>
          <w:p w14:paraId="4BD2EA55" w14:textId="6A201911" w:rsidR="00A45B27" w:rsidRPr="00A45B27" w:rsidRDefault="00A45B27" w:rsidP="00A45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w:b</w:t>
            </w:r>
          </w:p>
        </w:tc>
        <w:tc>
          <w:tcPr>
            <w:tcW w:w="2338" w:type="dxa"/>
          </w:tcPr>
          <w:p w14:paraId="7574AED2" w14:textId="6C6E9829" w:rsidR="00A45B27" w:rsidRPr="00A45B27" w:rsidRDefault="00A45B27" w:rsidP="00A45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</w:tr>
      <w:tr w:rsidR="00A45B27" w:rsidRPr="00A45B27" w14:paraId="7F2F6B12" w14:textId="77777777" w:rsidTr="00A45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1441F74" w14:textId="69D047D1" w:rsidR="00A45B27" w:rsidRPr="00A45B27" w:rsidRDefault="00A45B27" w:rsidP="00A45B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lastRenderedPageBreak/>
              <w:t>Bulleted list</w:t>
            </w:r>
          </w:p>
        </w:tc>
        <w:tc>
          <w:tcPr>
            <w:tcW w:w="2337" w:type="dxa"/>
          </w:tcPr>
          <w:p w14:paraId="6D776C05" w14:textId="765FFE8E" w:rsidR="00A45B27" w:rsidRPr="00A45B27" w:rsidRDefault="00A45B27" w:rsidP="00A45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Home</w:t>
            </w:r>
          </w:p>
        </w:tc>
        <w:tc>
          <w:tcPr>
            <w:tcW w:w="2338" w:type="dxa"/>
          </w:tcPr>
          <w:p w14:paraId="1977F594" w14:textId="5BB5816C" w:rsidR="00A45B27" w:rsidRPr="00A45B27" w:rsidRDefault="00A45B27" w:rsidP="00A45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w:numPr</w:t>
            </w:r>
          </w:p>
        </w:tc>
        <w:tc>
          <w:tcPr>
            <w:tcW w:w="2338" w:type="dxa"/>
          </w:tcPr>
          <w:p w14:paraId="2A14E8B0" w14:textId="5D33058B" w:rsidR="00A45B27" w:rsidRPr="00A45B27" w:rsidRDefault="00A45B27" w:rsidP="00A45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</w:tr>
      <w:tr w:rsidR="00A45B27" w:rsidRPr="00A45B27" w14:paraId="0E301D88" w14:textId="77777777" w:rsidTr="00A45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92B8826" w14:textId="09688243" w:rsidR="00A45B27" w:rsidRPr="00A45B27" w:rsidRDefault="00A45B27" w:rsidP="00A45B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Inline picture</w:t>
            </w:r>
          </w:p>
        </w:tc>
        <w:tc>
          <w:tcPr>
            <w:tcW w:w="2337" w:type="dxa"/>
          </w:tcPr>
          <w:p w14:paraId="76130852" w14:textId="0959F2E0" w:rsidR="00A45B27" w:rsidRPr="00A45B27" w:rsidRDefault="00A45B27" w:rsidP="00A45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Insert</w:t>
            </w:r>
          </w:p>
        </w:tc>
        <w:tc>
          <w:tcPr>
            <w:tcW w:w="2338" w:type="dxa"/>
          </w:tcPr>
          <w:p w14:paraId="53332EEB" w14:textId="5AC72722" w:rsidR="00A45B27" w:rsidRPr="00A45B27" w:rsidRDefault="00A45B27" w:rsidP="00A45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w:drawing</w:t>
            </w:r>
          </w:p>
        </w:tc>
        <w:tc>
          <w:tcPr>
            <w:tcW w:w="2338" w:type="dxa"/>
          </w:tcPr>
          <w:p w14:paraId="6D9BD465" w14:textId="25352031" w:rsidR="00A45B27" w:rsidRPr="00A45B27" w:rsidRDefault="00A45B27" w:rsidP="00A45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Partial</w:t>
            </w:r>
          </w:p>
        </w:tc>
      </w:tr>
      <w:tr w:rsidR="00A45B27" w:rsidRPr="00A45B27" w14:paraId="24792672" w14:textId="77777777" w:rsidTr="00A45B2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6E9A12D" w14:textId="0220AD4E" w:rsidR="00A45B27" w:rsidRPr="00A45B27" w:rsidRDefault="00A45B27" w:rsidP="00A45B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Footnote</w:t>
            </w:r>
          </w:p>
        </w:tc>
        <w:tc>
          <w:tcPr>
            <w:tcW w:w="2337" w:type="dxa"/>
          </w:tcPr>
          <w:p w14:paraId="2BD93316" w14:textId="3AA530F9" w:rsidR="00A45B27" w:rsidRPr="00A45B27" w:rsidRDefault="00A45B27" w:rsidP="00A45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References</w:t>
            </w:r>
          </w:p>
        </w:tc>
        <w:tc>
          <w:tcPr>
            <w:tcW w:w="2338" w:type="dxa"/>
          </w:tcPr>
          <w:p w14:paraId="46899082" w14:textId="6E549DAB" w:rsidR="00A45B27" w:rsidRPr="00A45B27" w:rsidRDefault="00A45B27" w:rsidP="00A45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w:footnoteReference</w:t>
            </w:r>
          </w:p>
        </w:tc>
        <w:tc>
          <w:tcPr>
            <w:tcW w:w="2338" w:type="dxa"/>
          </w:tcPr>
          <w:p w14:paraId="2679A9F0" w14:textId="3F319877" w:rsidR="00A45B27" w:rsidRPr="00A45B27" w:rsidRDefault="00A45B27" w:rsidP="00A45B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Yes</w:t>
            </w:r>
          </w:p>
        </w:tc>
      </w:tr>
      <w:tr w:rsidR="00A45B27" w:rsidRPr="00A45B27" w14:paraId="51EBC105" w14:textId="77777777" w:rsidTr="00A45B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6C4971D" w14:textId="6CB2E412" w:rsidR="00A45B27" w:rsidRPr="00A45B27" w:rsidRDefault="00A45B27" w:rsidP="00A45B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Tracked change</w:t>
            </w:r>
          </w:p>
        </w:tc>
        <w:tc>
          <w:tcPr>
            <w:tcW w:w="2337" w:type="dxa"/>
          </w:tcPr>
          <w:p w14:paraId="4EE61A1D" w14:textId="25E47463" w:rsidR="00A45B27" w:rsidRPr="00A45B27" w:rsidRDefault="00A45B27" w:rsidP="00A45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Review</w:t>
            </w:r>
          </w:p>
        </w:tc>
        <w:tc>
          <w:tcPr>
            <w:tcW w:w="2338" w:type="dxa"/>
          </w:tcPr>
          <w:p w14:paraId="6C84978F" w14:textId="4851B888" w:rsidR="00A45B27" w:rsidRPr="00A45B27" w:rsidRDefault="00A45B27" w:rsidP="00A45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w:ins / w:del</w:t>
            </w:r>
          </w:p>
        </w:tc>
        <w:tc>
          <w:tcPr>
            <w:tcW w:w="2338" w:type="dxa"/>
          </w:tcPr>
          <w:p w14:paraId="35B73EAA" w14:textId="02210696" w:rsidR="00A45B27" w:rsidRPr="00A45B27" w:rsidRDefault="00A45B27" w:rsidP="00A45B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>
              <w:rPr>
                <w:rFonts w:ascii="Aptos" w:hAnsi="Aptos"/>
              </w:rPr>
              <w:t>Partial</w:t>
            </w:r>
          </w:p>
        </w:tc>
      </w:tr>
    </w:tbl>
    <w:p w14:paraId="5959A111" w14:textId="77777777" w:rsidR="00A45B27" w:rsidRPr="00A45B27" w:rsidRDefault="00A45B27" w:rsidP="00A45B27"/>
    <w:p w14:paraId="378744D2" w14:textId="5B67F891" w:rsidR="00A45B27" w:rsidRDefault="00A45B27" w:rsidP="00A45B27">
      <w:pPr>
        <w:pStyle w:val="Caption"/>
      </w:pPr>
      <w:r>
        <w:t>Table 1. Feature-to-element mapping used for parser validation.</w:t>
      </w:r>
    </w:p>
    <w:p w14:paraId="26DDDB93" w14:textId="283D6D8C" w:rsidR="00A45B27" w:rsidRPr="00A45B27" w:rsidRDefault="00A45B27" w:rsidP="00A45B27">
      <w:pPr>
        <w:pStyle w:val="Heading2"/>
      </w:pPr>
      <w:bookmarkStart w:id="13" w:name="_Toc237149531"/>
      <w:r w:rsidRPr="00A45B27">
        <w:t>5.2 Plain Table with Merged Cells and Manual Shading</w:t>
      </w:r>
      <w:bookmarkEnd w:id="13"/>
    </w:p>
    <w:p w14:paraId="3C4A8F7D" w14:textId="136F9584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This table uses no built-in table style. The first row is a merged banner cell, individual cells carry manual shading, and column alignment varies by column.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A45B27" w14:paraId="7A323C12" w14:textId="77777777" w:rsidTr="00A45B27">
        <w:tc>
          <w:tcPr>
            <w:tcW w:w="9350" w:type="dxa"/>
            <w:gridSpan w:val="3"/>
            <w:shd w:val="clear" w:color="1F4E79" w:fill="1F4E79"/>
          </w:tcPr>
          <w:p w14:paraId="38A056E4" w14:textId="49E7912A" w:rsidR="00A45B27" w:rsidRPr="00A45B27" w:rsidRDefault="00A45B27" w:rsidP="00A45B27">
            <w:pPr>
              <w:jc w:val="center"/>
              <w:rPr>
                <w:rFonts w:ascii="Aptos" w:hAnsi="Aptos"/>
                <w:b/>
                <w:color w:val="FFFFFF"/>
              </w:rPr>
            </w:pPr>
            <w:r w:rsidRPr="00A45B27">
              <w:rPr>
                <w:rFonts w:ascii="Aptos" w:hAnsi="Aptos"/>
                <w:b/>
                <w:color w:val="FFFFFF"/>
              </w:rPr>
              <w:t>Quarterly Summary</w:t>
            </w:r>
          </w:p>
        </w:tc>
      </w:tr>
      <w:tr w:rsidR="00A45B27" w14:paraId="6455347B" w14:textId="77777777" w:rsidTr="00A45B27">
        <w:tc>
          <w:tcPr>
            <w:tcW w:w="3116" w:type="dxa"/>
            <w:shd w:val="clear" w:color="DCE6F1" w:fill="DCE6F1"/>
          </w:tcPr>
          <w:p w14:paraId="7437772C" w14:textId="3023E548" w:rsidR="00A45B27" w:rsidRPr="00A45B27" w:rsidRDefault="00A45B27" w:rsidP="00A45B27">
            <w:pPr>
              <w:rPr>
                <w:rFonts w:ascii="Aptos" w:hAnsi="Aptos"/>
                <w:b/>
              </w:rPr>
            </w:pPr>
            <w:r w:rsidRPr="00A45B27">
              <w:rPr>
                <w:rFonts w:ascii="Aptos" w:hAnsi="Aptos"/>
                <w:b/>
              </w:rPr>
              <w:t>Quarter</w:t>
            </w:r>
          </w:p>
        </w:tc>
        <w:tc>
          <w:tcPr>
            <w:tcW w:w="3117" w:type="dxa"/>
            <w:shd w:val="clear" w:color="DCE6F1" w:fill="DCE6F1"/>
          </w:tcPr>
          <w:p w14:paraId="0EE3BDE9" w14:textId="6C1FBB5E" w:rsidR="00A45B27" w:rsidRPr="00A45B27" w:rsidRDefault="00A45B27" w:rsidP="00A45B27">
            <w:pPr>
              <w:rPr>
                <w:rFonts w:ascii="Aptos" w:hAnsi="Aptos"/>
                <w:b/>
              </w:rPr>
            </w:pPr>
            <w:r w:rsidRPr="00A45B27">
              <w:rPr>
                <w:rFonts w:ascii="Aptos" w:hAnsi="Aptos"/>
                <w:b/>
              </w:rPr>
              <w:t>Documents Parsed</w:t>
            </w:r>
          </w:p>
        </w:tc>
        <w:tc>
          <w:tcPr>
            <w:tcW w:w="3117" w:type="dxa"/>
            <w:shd w:val="clear" w:color="DCE6F1" w:fill="DCE6F1"/>
          </w:tcPr>
          <w:p w14:paraId="51F94EE9" w14:textId="1863F88A" w:rsidR="00A45B27" w:rsidRPr="00A45B27" w:rsidRDefault="00A45B27" w:rsidP="00A45B27">
            <w:pPr>
              <w:rPr>
                <w:rFonts w:ascii="Aptos" w:hAnsi="Aptos"/>
                <w:b/>
              </w:rPr>
            </w:pPr>
            <w:r w:rsidRPr="00A45B27">
              <w:rPr>
                <w:rFonts w:ascii="Aptos" w:hAnsi="Aptos"/>
                <w:b/>
              </w:rPr>
              <w:t>Failure Rate</w:t>
            </w:r>
          </w:p>
        </w:tc>
      </w:tr>
      <w:tr w:rsidR="00A45B27" w14:paraId="70FABEF9" w14:textId="77777777" w:rsidTr="00A45B27">
        <w:tc>
          <w:tcPr>
            <w:tcW w:w="3116" w:type="dxa"/>
          </w:tcPr>
          <w:p w14:paraId="33CB4BD8" w14:textId="4E42957B" w:rsidR="00A45B27" w:rsidRDefault="00A45B27" w:rsidP="00A45B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Q1</w:t>
            </w:r>
          </w:p>
        </w:tc>
        <w:tc>
          <w:tcPr>
            <w:tcW w:w="3117" w:type="dxa"/>
          </w:tcPr>
          <w:p w14:paraId="19296C4C" w14:textId="6B6D773B" w:rsidR="00A45B27" w:rsidRDefault="00A45B27" w:rsidP="00A45B27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1,204</w:t>
            </w:r>
          </w:p>
        </w:tc>
        <w:tc>
          <w:tcPr>
            <w:tcW w:w="3117" w:type="dxa"/>
          </w:tcPr>
          <w:p w14:paraId="652C5661" w14:textId="618413AF" w:rsidR="00A45B27" w:rsidRDefault="00A45B27" w:rsidP="00A45B27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2.1%</w:t>
            </w:r>
          </w:p>
        </w:tc>
      </w:tr>
      <w:tr w:rsidR="00A45B27" w14:paraId="0336F226" w14:textId="77777777" w:rsidTr="00A45B27">
        <w:tc>
          <w:tcPr>
            <w:tcW w:w="3116" w:type="dxa"/>
          </w:tcPr>
          <w:p w14:paraId="5E7D3A56" w14:textId="22F40727" w:rsidR="00A45B27" w:rsidRDefault="00A45B27" w:rsidP="00A45B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Q2</w:t>
            </w:r>
          </w:p>
        </w:tc>
        <w:tc>
          <w:tcPr>
            <w:tcW w:w="3117" w:type="dxa"/>
          </w:tcPr>
          <w:p w14:paraId="0533D408" w14:textId="06C33033" w:rsidR="00A45B27" w:rsidRDefault="00A45B27" w:rsidP="00A45B27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1,860</w:t>
            </w:r>
          </w:p>
        </w:tc>
        <w:tc>
          <w:tcPr>
            <w:tcW w:w="3117" w:type="dxa"/>
          </w:tcPr>
          <w:p w14:paraId="3059E1C4" w14:textId="091CBD84" w:rsidR="00A45B27" w:rsidRDefault="00A45B27" w:rsidP="00A45B27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1.4%</w:t>
            </w:r>
          </w:p>
        </w:tc>
      </w:tr>
      <w:tr w:rsidR="00A45B27" w14:paraId="56D853C9" w14:textId="77777777" w:rsidTr="00A45B27">
        <w:tc>
          <w:tcPr>
            <w:tcW w:w="3116" w:type="dxa"/>
          </w:tcPr>
          <w:p w14:paraId="6DF45C64" w14:textId="2E9F3224" w:rsidR="00A45B27" w:rsidRDefault="00A45B27" w:rsidP="00A45B27">
            <w:pPr>
              <w:rPr>
                <w:rFonts w:ascii="Aptos" w:hAnsi="Aptos"/>
              </w:rPr>
            </w:pPr>
            <w:r>
              <w:rPr>
                <w:rFonts w:ascii="Aptos" w:hAnsi="Aptos"/>
              </w:rPr>
              <w:t>Q3</w:t>
            </w:r>
          </w:p>
        </w:tc>
        <w:tc>
          <w:tcPr>
            <w:tcW w:w="3117" w:type="dxa"/>
          </w:tcPr>
          <w:p w14:paraId="52895833" w14:textId="2C5369F8" w:rsidR="00A45B27" w:rsidRDefault="00A45B27" w:rsidP="00A45B27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>2,415</w:t>
            </w:r>
          </w:p>
        </w:tc>
        <w:tc>
          <w:tcPr>
            <w:tcW w:w="3117" w:type="dxa"/>
            <w:shd w:val="clear" w:color="C6EFCE" w:fill="C6EFCE"/>
          </w:tcPr>
          <w:p w14:paraId="7A096E45" w14:textId="17150F3C" w:rsidR="00A45B27" w:rsidRDefault="00A45B27" w:rsidP="00A45B27">
            <w:pPr>
              <w:jc w:val="right"/>
              <w:rPr>
                <w:rFonts w:ascii="Aptos" w:hAnsi="Aptos"/>
              </w:rPr>
            </w:pPr>
            <w:r>
              <w:rPr>
                <w:rFonts w:ascii="Aptos" w:hAnsi="Aptos"/>
              </w:rPr>
              <w:t>0.9%</w:t>
            </w:r>
          </w:p>
        </w:tc>
      </w:tr>
    </w:tbl>
    <w:p w14:paraId="166CFDC6" w14:textId="77777777" w:rsidR="00A45B27" w:rsidRPr="00A45B27" w:rsidRDefault="00A45B27" w:rsidP="00A45B27">
      <w:pPr>
        <w:rPr>
          <w:rFonts w:ascii="Aptos" w:hAnsi="Aptos"/>
        </w:rPr>
      </w:pPr>
    </w:p>
    <w:p w14:paraId="74555B45" w14:textId="099B4FF2" w:rsidR="00A45B27" w:rsidRPr="00A45B27" w:rsidRDefault="00A45B27" w:rsidP="00A45B27">
      <w:pPr>
        <w:pStyle w:val="Caption"/>
      </w:pPr>
      <w:r w:rsidRPr="00A45B27">
        <w:t>Table 2. Manual cell formatting, shading and merge behaviour.</w:t>
      </w:r>
    </w:p>
    <w:p w14:paraId="63DF6680" w14:textId="0C6C306B" w:rsidR="00A45B27" w:rsidRPr="00A45B27" w:rsidRDefault="00A45B27" w:rsidP="00A45B27">
      <w:pPr>
        <w:pStyle w:val="Heading1"/>
      </w:pPr>
      <w:bookmarkStart w:id="14" w:name="_Toc237149532"/>
      <w:r w:rsidRPr="00A45B27">
        <w:t>6. Links, Bookmarks and Fields</w:t>
      </w:r>
      <w:bookmarkEnd w:id="14"/>
    </w:p>
    <w:p w14:paraId="28D14423" w14:textId="7F2FA9DC" w:rsidR="00A45B27" w:rsidRPr="00A45B27" w:rsidRDefault="00A45B27" w:rsidP="00A45B27">
      <w:pPr>
        <w:pStyle w:val="Heading2"/>
      </w:pPr>
      <w:bookmarkStart w:id="15" w:name="_Toc237149533"/>
      <w:r w:rsidRPr="00A45B27">
        <w:t>6.1 Hyperlinks</w:t>
      </w:r>
      <w:bookmarkEnd w:id="15"/>
    </w:p>
    <w:p w14:paraId="6EF97B10" w14:textId="0ABC81B6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 xml:space="preserve">An external hyperlink points to the </w:t>
      </w:r>
      <w:hyperlink r:id="rId7" w:history="1">
        <w:r w:rsidRPr="00A45B27">
          <w:rPr>
            <w:rStyle w:val="Hyperlink"/>
            <w:rFonts w:ascii="Aptos" w:hAnsi="Aptos"/>
          </w:rPr>
          <w:t>Office Add-ins documentation</w:t>
        </w:r>
      </w:hyperlink>
      <w:r w:rsidRPr="00A45B27">
        <w:rPr>
          <w:rFonts w:ascii="Aptos" w:hAnsi="Aptos"/>
        </w:rPr>
        <w:t xml:space="preserve">, and an </w:t>
      </w:r>
      <w:hyperlink r:id="rId8" w:history="1">
        <w:r w:rsidRPr="00A45B27">
          <w:rPr>
            <w:rStyle w:val="Hyperlink"/>
            <w:rFonts w:ascii="Aptos" w:hAnsi="Aptos"/>
          </w:rPr>
          <w:t>email hyperlink</w:t>
        </w:r>
      </w:hyperlink>
      <w:r w:rsidRPr="00A45B27">
        <w:rPr>
          <w:rFonts w:ascii="Aptos" w:hAnsi="Aptos"/>
        </w:rPr>
        <w:t xml:space="preserve"> opens a new message.</w:t>
      </w:r>
    </w:p>
    <w:p w14:paraId="413EE6FC" w14:textId="253022D9" w:rsidR="00A45B27" w:rsidRPr="00A45B27" w:rsidRDefault="00A45B27" w:rsidP="00A45B27">
      <w:pPr>
        <w:pStyle w:val="Heading2"/>
      </w:pPr>
      <w:bookmarkStart w:id="16" w:name="_Toc237149534"/>
      <w:r w:rsidRPr="00A45B27">
        <w:t>6.2 Bookmarks</w:t>
      </w:r>
      <w:bookmarkEnd w:id="16"/>
    </w:p>
    <w:p w14:paraId="4B308D11" w14:textId="20A0B56C" w:rsidR="00A45B27" w:rsidRPr="00A45B27" w:rsidRDefault="00A45B27" w:rsidP="00A45B27">
      <w:pPr>
        <w:rPr>
          <w:rFonts w:ascii="Aptos" w:hAnsi="Aptos"/>
        </w:rPr>
      </w:pPr>
      <w:bookmarkStart w:id="17" w:name="ParserAnchor"/>
      <w:r w:rsidRPr="00A45B27">
        <w:rPr>
          <w:rFonts w:ascii="Aptos" w:hAnsi="Aptos"/>
        </w:rPr>
        <w:t>This paragraph is the target of a bookmark named ParserAnchor, which a cross-reference field can point at.</w:t>
      </w:r>
    </w:p>
    <w:p w14:paraId="0D910853" w14:textId="0FF9234F" w:rsidR="00A45B27" w:rsidRPr="00A45B27" w:rsidRDefault="00A45B27" w:rsidP="00A45B27">
      <w:pPr>
        <w:pStyle w:val="Heading2"/>
      </w:pPr>
      <w:bookmarkStart w:id="18" w:name="_Toc237149535"/>
      <w:bookmarkEnd w:id="17"/>
      <w:r w:rsidRPr="00A45B27">
        <w:t>6.3 Fields</w:t>
      </w:r>
      <w:bookmarkEnd w:id="18"/>
    </w:p>
    <w:p w14:paraId="2EFE40BC" w14:textId="7A3303B7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 xml:space="preserve">Current date field: </w:t>
      </w:r>
      <w:r>
        <w:rPr>
          <w:rFonts w:ascii="Aptos" w:hAnsi="Aptos"/>
        </w:rPr>
        <w:fldChar w:fldCharType="begin"/>
      </w:r>
      <w:r>
        <w:rPr>
          <w:rFonts w:ascii="Aptos" w:hAnsi="Aptos"/>
        </w:rPr>
        <w:instrText xml:space="preserve"> DATE  \* MERGEFORMAT </w:instrText>
      </w:r>
      <w:r>
        <w:rPr>
          <w:rFonts w:ascii="Aptos" w:hAnsi="Aptos"/>
        </w:rPr>
        <w:fldChar w:fldCharType="separate"/>
      </w:r>
      <w:r>
        <w:rPr>
          <w:rFonts w:ascii="Aptos" w:hAnsi="Aptos"/>
          <w:noProof/>
        </w:rPr>
        <w:t>8/9/2026</w:t>
      </w:r>
      <w:r>
        <w:rPr>
          <w:rFonts w:ascii="Aptos" w:hAnsi="Aptos"/>
        </w:rPr>
        <w:fldChar w:fldCharType="end"/>
      </w:r>
    </w:p>
    <w:p w14:paraId="51565FFE" w14:textId="6F5C20AA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 xml:space="preserve">Page number field: </w:t>
      </w:r>
      <w:r>
        <w:rPr>
          <w:rFonts w:ascii="Aptos" w:hAnsi="Aptos"/>
        </w:rPr>
        <w:fldChar w:fldCharType="begin"/>
      </w:r>
      <w:r>
        <w:rPr>
          <w:rFonts w:ascii="Aptos" w:hAnsi="Aptos"/>
        </w:rPr>
        <w:instrText xml:space="preserve"> PAGE  \* MERGEFORMAT </w:instrText>
      </w:r>
      <w:r>
        <w:rPr>
          <w:rFonts w:ascii="Aptos" w:hAnsi="Aptos"/>
        </w:rPr>
        <w:fldChar w:fldCharType="separate"/>
      </w:r>
      <w:r>
        <w:rPr>
          <w:rFonts w:ascii="Aptos" w:hAnsi="Aptos"/>
          <w:noProof/>
        </w:rPr>
        <w:t>5</w:t>
      </w:r>
      <w:r>
        <w:rPr>
          <w:rFonts w:ascii="Aptos" w:hAnsi="Aptos"/>
        </w:rPr>
        <w:fldChar w:fldCharType="end"/>
      </w:r>
    </w:p>
    <w:p w14:paraId="01560146" w14:textId="55EB86BC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 xml:space="preserve">Total pages field: </w:t>
      </w:r>
      <w:r>
        <w:rPr>
          <w:rFonts w:ascii="Aptos" w:hAnsi="Aptos"/>
        </w:rPr>
        <w:fldChar w:fldCharType="begin"/>
      </w:r>
      <w:r>
        <w:rPr>
          <w:rFonts w:ascii="Aptos" w:hAnsi="Aptos"/>
        </w:rPr>
        <w:instrText xml:space="preserve"> NUMPAGES  \* MERGEFORMAT </w:instrText>
      </w:r>
      <w:r>
        <w:rPr>
          <w:rFonts w:ascii="Aptos" w:hAnsi="Aptos"/>
        </w:rPr>
        <w:fldChar w:fldCharType="separate"/>
      </w:r>
      <w:r>
        <w:rPr>
          <w:rFonts w:ascii="Aptos" w:hAnsi="Aptos"/>
          <w:noProof/>
        </w:rPr>
        <w:t>5</w:t>
      </w:r>
      <w:r>
        <w:rPr>
          <w:rFonts w:ascii="Aptos" w:hAnsi="Aptos"/>
        </w:rPr>
        <w:fldChar w:fldCharType="end"/>
      </w:r>
    </w:p>
    <w:p w14:paraId="631064DE" w14:textId="24503912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 xml:space="preserve">Document title field: </w:t>
      </w:r>
      <w:r>
        <w:rPr>
          <w:rFonts w:ascii="Aptos" w:hAnsi="Aptos"/>
        </w:rPr>
        <w:fldChar w:fldCharType="begin"/>
      </w:r>
      <w:r>
        <w:rPr>
          <w:rFonts w:ascii="Aptos" w:hAnsi="Aptos"/>
        </w:rPr>
        <w:instrText xml:space="preserve"> TITLE  \* MERGEFORMAT </w:instrText>
      </w:r>
      <w:r>
        <w:rPr>
          <w:rFonts w:ascii="Aptos" w:hAnsi="Aptos"/>
        </w:rPr>
        <w:fldChar w:fldCharType="separate"/>
      </w:r>
      <w:r>
        <w:rPr>
          <w:rFonts w:ascii="Aptos" w:hAnsi="Aptos"/>
        </w:rPr>
        <w:t>Word Feature Showcase — OOXML Test Document</w:t>
      </w:r>
      <w:r>
        <w:rPr>
          <w:rFonts w:ascii="Aptos" w:hAnsi="Aptos"/>
        </w:rPr>
        <w:fldChar w:fldCharType="end"/>
      </w:r>
    </w:p>
    <w:p w14:paraId="26B0AA87" w14:textId="7EBF432E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 xml:space="preserve">Cross-reference to bookmark: </w:t>
      </w:r>
      <w:r>
        <w:rPr>
          <w:rFonts w:ascii="Aptos" w:hAnsi="Aptos"/>
        </w:rPr>
        <w:fldChar w:fldCharType="begin"/>
      </w:r>
      <w:r>
        <w:rPr>
          <w:rFonts w:ascii="Aptos" w:hAnsi="Aptos"/>
        </w:rPr>
        <w:instrText xml:space="preserve"> REF ParserAnchor \h \* MERGEFORMAT </w:instrText>
      </w:r>
      <w:r>
        <w:rPr>
          <w:rFonts w:ascii="Aptos" w:hAnsi="Aptos"/>
        </w:rPr>
      </w:r>
      <w:r>
        <w:rPr>
          <w:rFonts w:ascii="Aptos" w:hAnsi="Aptos"/>
        </w:rPr>
        <w:fldChar w:fldCharType="separate"/>
      </w:r>
      <w:r w:rsidRPr="00A45B27">
        <w:rPr>
          <w:rFonts w:ascii="Aptos" w:hAnsi="Aptos"/>
        </w:rPr>
        <w:t>This paragraph is the target of a bookmark named ParserAnchor, which a cross-reference field can point at.</w:t>
      </w:r>
    </w:p>
    <w:p w14:paraId="491DF950" w14:textId="628AB7EF" w:rsidR="00A45B27" w:rsidRPr="00A45B27" w:rsidRDefault="00A45B27" w:rsidP="00A45B27">
      <w:pPr>
        <w:rPr>
          <w:rFonts w:ascii="Aptos" w:hAnsi="Aptos"/>
        </w:rPr>
      </w:pPr>
      <w:r>
        <w:rPr>
          <w:rFonts w:ascii="Aptos" w:hAnsi="Aptos"/>
        </w:rPr>
        <w:lastRenderedPageBreak/>
        <w:fldChar w:fldCharType="end"/>
      </w:r>
    </w:p>
    <w:p w14:paraId="1CEC9A46" w14:textId="3BE737D0" w:rsidR="00A45B27" w:rsidRPr="00A45B27" w:rsidRDefault="00A45B27" w:rsidP="00A45B27">
      <w:pPr>
        <w:pStyle w:val="Heading1"/>
      </w:pPr>
      <w:bookmarkStart w:id="19" w:name="_Toc237149536"/>
      <w:r w:rsidRPr="00A45B27">
        <w:t>7. Footnotes and Endnotes</w:t>
      </w:r>
      <w:bookmarkEnd w:id="19"/>
    </w:p>
    <w:p w14:paraId="44E9A486" w14:textId="7C739CDE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This sentence carries a genuine footnote reference at its end.</w:t>
      </w:r>
      <w:r>
        <w:rPr>
          <w:rStyle w:val="FootnoteReference"/>
          <w:rFonts w:ascii="Aptos" w:hAnsi="Aptos"/>
        </w:rPr>
        <w:footnoteReference w:id="1"/>
      </w:r>
      <w:r w:rsidRPr="00A45B27">
        <w:rPr>
          <w:rFonts w:ascii="Aptos" w:hAnsi="Aptos"/>
        </w:rPr>
        <w:t xml:space="preserve"> A second sentence in the same paragraph carries a second footnote so that numbering increments correctly.</w:t>
      </w:r>
      <w:r>
        <w:rPr>
          <w:rStyle w:val="FootnoteReference"/>
          <w:rFonts w:ascii="Aptos" w:hAnsi="Aptos"/>
        </w:rPr>
        <w:footnoteReference w:id="2"/>
      </w:r>
    </w:p>
    <w:p w14:paraId="191C90B0" w14:textId="48F86BE6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This paragraph carries an endnote reference</w:t>
      </w:r>
      <w:r>
        <w:rPr>
          <w:rStyle w:val="EndnoteReference"/>
          <w:rFonts w:ascii="Aptos" w:hAnsi="Aptos"/>
        </w:rPr>
        <w:endnoteReference w:id="1"/>
      </w:r>
      <w:r w:rsidRPr="00A45B27">
        <w:rPr>
          <w:rFonts w:ascii="Aptos" w:hAnsi="Aptos"/>
        </w:rPr>
        <w:t>, which collects at the end of the document rather than the foot of the page.</w:t>
      </w:r>
    </w:p>
    <w:p w14:paraId="64723224" w14:textId="0BFA8552" w:rsidR="00A45B27" w:rsidRPr="00A45B27" w:rsidRDefault="00A45B27" w:rsidP="00A45B27">
      <w:pPr>
        <w:pStyle w:val="Heading1"/>
      </w:pPr>
      <w:bookmarkStart w:id="20" w:name="_Toc237149537"/>
      <w:r w:rsidRPr="00A45B27">
        <w:t>8. Pictures, Icons and Special Characters</w:t>
      </w:r>
      <w:bookmarkEnd w:id="20"/>
    </w:p>
    <w:p w14:paraId="3D7A30F3" w14:textId="13B49D0B" w:rsidR="00A45B27" w:rsidRPr="00A45B27" w:rsidRDefault="00A45B27" w:rsidP="00A45B27">
      <w:pPr>
        <w:pStyle w:val="Heading2"/>
      </w:pPr>
      <w:bookmarkStart w:id="21" w:name="_Toc237149538"/>
      <w:r w:rsidRPr="00A45B27">
        <w:t>8.1 Inline Picture</w:t>
      </w:r>
      <w:bookmarkEnd w:id="21"/>
    </w:p>
    <w:p w14:paraId="035AB81C" w14:textId="4A55B1BC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An inline PNG follows. In the package this becomes a w:drawing element with a relationship to a media part, so the JSON should carry an image reference rather than literal text.</w:t>
      </w:r>
    </w:p>
    <w:p w14:paraId="3F483D98" w14:textId="497C298D" w:rsidR="00A45B27" w:rsidRPr="00A45B27" w:rsidRDefault="00A45B27" w:rsidP="00A45B27">
      <w:pPr>
        <w:jc w:val="center"/>
        <w:rPr>
          <w:rFonts w:ascii="Aptos" w:hAnsi="Aptos"/>
        </w:rPr>
      </w:pPr>
      <w:r>
        <w:rPr>
          <w:rFonts w:ascii="Aptos" w:hAnsi="Aptos"/>
          <w:noProof/>
        </w:rPr>
        <w:drawing>
          <wp:inline distT="0" distB="0" distL="0" distR="0" wp14:anchorId="3B52E190" wp14:editId="7A92B390">
            <wp:extent cx="609600" cy="609600"/>
            <wp:effectExtent l="0" t="0" r="0" b="0"/>
            <wp:docPr id="34485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8590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4C7D7" w14:textId="16333D2E" w:rsidR="00A45B27" w:rsidRPr="00A45B27" w:rsidRDefault="00A45B27" w:rsidP="00A45B27">
      <w:pPr>
        <w:pStyle w:val="Caption"/>
        <w:jc w:val="center"/>
      </w:pPr>
      <w:r w:rsidRPr="00A45B27">
        <w:t>Figure 1. Inline raster image, 96 by 96 pixels.</w:t>
      </w:r>
    </w:p>
    <w:p w14:paraId="1DB5CF3E" w14:textId="5847E8B6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 xml:space="preserve">A second copy of the same image is placed inline within this sentence </w:t>
      </w:r>
      <w:r>
        <w:rPr>
          <w:rFonts w:ascii="Aptos" w:hAnsi="Aptos"/>
          <w:noProof/>
        </w:rPr>
        <w:drawing>
          <wp:inline distT="0" distB="0" distL="0" distR="0" wp14:anchorId="59B77A63" wp14:editId="319361FA">
            <wp:extent cx="609600" cy="609600"/>
            <wp:effectExtent l="0" t="0" r="0" b="0"/>
            <wp:docPr id="1012468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682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45B27">
        <w:rPr>
          <w:rFonts w:ascii="Aptos" w:hAnsi="Aptos"/>
        </w:rPr>
        <w:t xml:space="preserve"> so that the picture sits between two text runs in a single paragraph.</w:t>
      </w:r>
    </w:p>
    <w:p w14:paraId="0C3D199E" w14:textId="1F0C70EE" w:rsidR="00A45B27" w:rsidRPr="00A45B27" w:rsidRDefault="00A45B27" w:rsidP="00A45B27">
      <w:pPr>
        <w:pStyle w:val="Heading2"/>
      </w:pPr>
      <w:bookmarkStart w:id="22" w:name="_Toc237149539"/>
      <w:r w:rsidRPr="00A45B27">
        <w:t>8.2 Symbols and Special Characters</w:t>
      </w:r>
      <w:bookmarkEnd w:id="22"/>
    </w:p>
    <w:p w14:paraId="4D9C2CF7" w14:textId="7B75DB97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Currency and maths: € £ ¥ ¢ ± × ÷ ≈ ≠ ≤ ≥ ∞ √ ∑ ∆ π µ Ω</w:t>
      </w:r>
    </w:p>
    <w:p w14:paraId="165855A2" w14:textId="55D9E0DF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Punctuation and marks: — – … « » “ ” ‘ ’ § ¶ † ‡ • ‰ © ® ™ °</w:t>
      </w:r>
    </w:p>
    <w:p w14:paraId="3CD561BD" w14:textId="6113533E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 xml:space="preserve">Arrows and shapes: ← → ↑ ↓ ↔ </w:t>
      </w:r>
      <w:r w:rsidRPr="00A45B27">
        <w:rPr>
          <w:rFonts w:ascii="Cambria Math" w:hAnsi="Cambria Math" w:cs="Cambria Math"/>
        </w:rPr>
        <w:t>⇒</w:t>
      </w:r>
      <w:r w:rsidRPr="00A45B27">
        <w:rPr>
          <w:rFonts w:ascii="Aptos" w:hAnsi="Aptos"/>
        </w:rPr>
        <w:t xml:space="preserve"> </w:t>
      </w:r>
      <w:r w:rsidRPr="00A45B27">
        <w:rPr>
          <w:rFonts w:ascii="Cambria Math" w:hAnsi="Cambria Math" w:cs="Cambria Math"/>
        </w:rPr>
        <w:t>⇔</w:t>
      </w:r>
      <w:r w:rsidRPr="00A45B27">
        <w:rPr>
          <w:rFonts w:ascii="Aptos" w:hAnsi="Aptos"/>
        </w:rPr>
        <w:t xml:space="preserve"> </w:t>
      </w:r>
      <w:r w:rsidRPr="00A45B27">
        <w:rPr>
          <w:rFonts w:ascii="Segoe UI Symbol" w:hAnsi="Segoe UI Symbol" w:cs="Segoe UI Symbol"/>
        </w:rPr>
        <w:t>★</w:t>
      </w:r>
      <w:r w:rsidRPr="00A45B27">
        <w:rPr>
          <w:rFonts w:ascii="Aptos" w:hAnsi="Aptos"/>
        </w:rPr>
        <w:t xml:space="preserve"> </w:t>
      </w:r>
      <w:r w:rsidRPr="00A45B27">
        <w:rPr>
          <w:rFonts w:ascii="Segoe UI Symbol" w:hAnsi="Segoe UI Symbol" w:cs="Segoe UI Symbol"/>
        </w:rPr>
        <w:t>☆</w:t>
      </w:r>
      <w:r w:rsidRPr="00A45B27">
        <w:rPr>
          <w:rFonts w:ascii="Aptos" w:hAnsi="Aptos"/>
        </w:rPr>
        <w:t xml:space="preserve"> ✓ </w:t>
      </w:r>
      <w:r w:rsidRPr="00A45B27">
        <w:rPr>
          <w:rFonts w:ascii="Segoe UI Symbol" w:hAnsi="Segoe UI Symbol" w:cs="Segoe UI Symbol"/>
        </w:rPr>
        <w:t>✗</w:t>
      </w:r>
      <w:r w:rsidRPr="00A45B27">
        <w:rPr>
          <w:rFonts w:ascii="Aptos" w:hAnsi="Aptos"/>
        </w:rPr>
        <w:t xml:space="preserve"> </w:t>
      </w:r>
      <w:r w:rsidRPr="00A45B27">
        <w:rPr>
          <w:rFonts w:ascii="Arial" w:hAnsi="Arial" w:cs="Arial"/>
        </w:rPr>
        <w:t>■</w:t>
      </w:r>
      <w:r w:rsidRPr="00A45B27">
        <w:rPr>
          <w:rFonts w:ascii="Aptos" w:hAnsi="Aptos"/>
        </w:rPr>
        <w:t xml:space="preserve"> □ </w:t>
      </w:r>
      <w:r w:rsidRPr="00A45B27">
        <w:rPr>
          <w:rFonts w:ascii="Arial" w:hAnsi="Arial" w:cs="Arial"/>
        </w:rPr>
        <w:t>▲</w:t>
      </w:r>
      <w:r w:rsidRPr="00A45B27">
        <w:rPr>
          <w:rFonts w:ascii="Aptos" w:hAnsi="Aptos"/>
        </w:rPr>
        <w:t xml:space="preserve"> </w:t>
      </w:r>
      <w:r w:rsidRPr="00A45B27">
        <w:rPr>
          <w:rFonts w:ascii="Arial" w:hAnsi="Arial" w:cs="Arial"/>
        </w:rPr>
        <w:t>▼</w:t>
      </w:r>
      <w:r w:rsidRPr="00A45B27">
        <w:rPr>
          <w:rFonts w:ascii="Aptos" w:hAnsi="Aptos"/>
        </w:rPr>
        <w:t xml:space="preserve"> </w:t>
      </w:r>
      <w:r w:rsidRPr="00A45B27">
        <w:rPr>
          <w:rFonts w:ascii="Cambria Math" w:hAnsi="Cambria Math" w:cs="Cambria Math"/>
        </w:rPr>
        <w:t>◆</w:t>
      </w:r>
    </w:p>
    <w:p w14:paraId="29C508D9" w14:textId="3443EDDC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 xml:space="preserve">Accented and non-Latin: café, naïve, Zürich, señor, Ελλάδα, Москва, </w:t>
      </w:r>
      <w:r w:rsidRPr="00A45B27">
        <w:rPr>
          <w:rFonts w:ascii="MS Gothic" w:eastAsia="MS Gothic" w:hAnsi="MS Gothic" w:cs="MS Gothic" w:hint="eastAsia"/>
        </w:rPr>
        <w:t>日本語</w:t>
      </w:r>
      <w:r w:rsidRPr="00A45B27">
        <w:rPr>
          <w:rFonts w:ascii="Aptos" w:hAnsi="Aptos"/>
        </w:rPr>
        <w:t xml:space="preserve">, </w:t>
      </w:r>
      <w:r w:rsidRPr="00A45B27">
        <w:rPr>
          <w:rFonts w:ascii="Arial" w:hAnsi="Arial" w:cs="Arial"/>
        </w:rPr>
        <w:t>العربية</w:t>
      </w:r>
      <w:r w:rsidRPr="00A45B27">
        <w:rPr>
          <w:rFonts w:ascii="Aptos" w:hAnsi="Aptos"/>
        </w:rPr>
        <w:t xml:space="preserve">, </w:t>
      </w:r>
      <w:r w:rsidRPr="00A45B27">
        <w:rPr>
          <w:rFonts w:ascii="Nirmala UI" w:hAnsi="Nirmala UI" w:cs="Nirmala UI"/>
        </w:rPr>
        <w:t>हिन्दी</w:t>
      </w:r>
    </w:p>
    <w:p w14:paraId="4ACF84C0" w14:textId="1624A86C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 xml:space="preserve">Emoji sequence: </w:t>
      </w:r>
      <w:r w:rsidRPr="00A45B27">
        <w:rPr>
          <w:rFonts w:ascii="Segoe UI Emoji" w:hAnsi="Segoe UI Emoji" w:cs="Segoe UI Emoji"/>
        </w:rPr>
        <w:t>📄</w:t>
      </w:r>
      <w:r w:rsidRPr="00A45B27">
        <w:rPr>
          <w:rFonts w:ascii="Aptos" w:hAnsi="Aptos"/>
        </w:rPr>
        <w:t xml:space="preserve"> </w:t>
      </w:r>
      <w:r w:rsidRPr="00A45B27">
        <w:rPr>
          <w:rFonts w:ascii="Segoe UI Emoji" w:hAnsi="Segoe UI Emoji" w:cs="Segoe UI Emoji"/>
        </w:rPr>
        <w:t>✅</w:t>
      </w:r>
      <w:r w:rsidRPr="00A45B27">
        <w:rPr>
          <w:rFonts w:ascii="Aptos" w:hAnsi="Aptos"/>
        </w:rPr>
        <w:t xml:space="preserve"> </w:t>
      </w:r>
      <w:r w:rsidRPr="00A45B27">
        <w:rPr>
          <w:rFonts w:ascii="Segoe UI Emoji" w:hAnsi="Segoe UI Emoji" w:cs="Segoe UI Emoji"/>
        </w:rPr>
        <w:t>⚠️</w:t>
      </w:r>
      <w:r w:rsidRPr="00A45B27">
        <w:rPr>
          <w:rFonts w:ascii="Aptos" w:hAnsi="Aptos"/>
        </w:rPr>
        <w:t xml:space="preserve"> </w:t>
      </w:r>
      <w:r w:rsidRPr="00A45B27">
        <w:rPr>
          <w:rFonts w:ascii="Segoe UI Emoji" w:hAnsi="Segoe UI Emoji" w:cs="Segoe UI Emoji"/>
        </w:rPr>
        <w:t>🔍</w:t>
      </w:r>
      <w:r w:rsidRPr="00A45B27">
        <w:rPr>
          <w:rFonts w:ascii="Aptos" w:hAnsi="Aptos"/>
        </w:rPr>
        <w:t xml:space="preserve"> </w:t>
      </w:r>
      <w:r w:rsidRPr="00A45B27">
        <w:rPr>
          <w:rFonts w:ascii="Segoe UI Emoji" w:hAnsi="Segoe UI Emoji" w:cs="Segoe UI Emoji"/>
        </w:rPr>
        <w:t>🚀</w:t>
      </w:r>
    </w:p>
    <w:p w14:paraId="374BCCEE" w14:textId="77777777" w:rsidR="00A45B27" w:rsidRPr="00A45B27" w:rsidRDefault="00A45B27" w:rsidP="00A45B27">
      <w:pPr>
        <w:pStyle w:val="Heading1"/>
        <w:spacing w:before="0" w:after="0" w:line="20" w:lineRule="auto"/>
        <w:rPr>
          <w:sz w:val="2"/>
        </w:rPr>
      </w:pPr>
      <w:r w:rsidRPr="00A45B27">
        <w:rPr>
          <w:sz w:val="2"/>
        </w:rPr>
        <w:br w:type="page"/>
      </w:r>
    </w:p>
    <w:p w14:paraId="0AA2E70A" w14:textId="004A23CB" w:rsidR="00A45B27" w:rsidRPr="00A45B27" w:rsidRDefault="00A45B27" w:rsidP="00A45B27">
      <w:pPr>
        <w:pStyle w:val="Heading1"/>
      </w:pPr>
      <w:bookmarkStart w:id="23" w:name="_Toc237149540"/>
      <w:r w:rsidRPr="00A45B27">
        <w:lastRenderedPageBreak/>
        <w:t>9. Page Layout Elements</w:t>
      </w:r>
      <w:bookmarkEnd w:id="23"/>
    </w:p>
    <w:p w14:paraId="44F39892" w14:textId="503100D0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This section begins on a fresh page because a manual page break precedes its heading.</w:t>
      </w:r>
    </w:p>
    <w:p w14:paraId="299B4C33" w14:textId="45C707B6" w:rsidR="00A45B27" w:rsidRPr="00A45B27" w:rsidRDefault="00A45B27" w:rsidP="00A45B27">
      <w:pPr>
        <w:pStyle w:val="Heading2"/>
      </w:pPr>
      <w:bookmarkStart w:id="24" w:name="_Toc237149541"/>
      <w:r w:rsidRPr="00A45B27">
        <w:t>9.1 Manual Breaks</w:t>
      </w:r>
      <w:bookmarkEnd w:id="24"/>
    </w:p>
    <w:p w14:paraId="60B72033" w14:textId="6C5B2974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This paragraph contains a manual line break after this sentence.</w:t>
      </w:r>
      <w:r w:rsidRPr="00A45B27">
        <w:rPr>
          <w:rFonts w:ascii="Aptos" w:hAnsi="Aptos"/>
        </w:rPr>
        <w:br/>
        <w:t>The text after the break is still part of the same paragraph, which is a useful edge case for text extraction.</w:t>
      </w:r>
    </w:p>
    <w:p w14:paraId="6DA202A5" w14:textId="7B4C612F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A page break paragraph follows this line.</w:t>
      </w:r>
    </w:p>
    <w:p w14:paraId="7DC74FD4" w14:textId="77777777" w:rsidR="00A45B27" w:rsidRPr="00A45B27" w:rsidRDefault="00A45B27" w:rsidP="00A45B27">
      <w:pPr>
        <w:rPr>
          <w:rFonts w:ascii="Aptos" w:hAnsi="Aptos"/>
        </w:rPr>
      </w:pPr>
    </w:p>
    <w:p w14:paraId="0C98551D" w14:textId="7627BC5E" w:rsidR="00A45B27" w:rsidRPr="00A45B27" w:rsidRDefault="00A45B27" w:rsidP="00A45B27">
      <w:pPr>
        <w:spacing w:after="0" w:line="20" w:lineRule="auto"/>
        <w:rPr>
          <w:sz w:val="2"/>
        </w:rPr>
      </w:pPr>
      <w:r w:rsidRPr="00A45B27">
        <w:rPr>
          <w:sz w:val="2"/>
        </w:rPr>
        <w:br w:type="page"/>
      </w:r>
    </w:p>
    <w:p w14:paraId="780B5A45" w14:textId="669311E2" w:rsidR="00A45B27" w:rsidRDefault="00A45B27" w:rsidP="00A45B27">
      <w:pPr>
        <w:pStyle w:val="Heading2"/>
      </w:pPr>
      <w:bookmarkStart w:id="25" w:name="_Toc237149542"/>
      <w:r>
        <w:lastRenderedPageBreak/>
        <w:t>9.2 Borders and Shading</w:t>
      </w:r>
      <w:bookmarkEnd w:id="25"/>
    </w:p>
    <w:p w14:paraId="3A411638" w14:textId="6DFE2D0B" w:rsidR="00A45B27" w:rsidRPr="00A45B27" w:rsidRDefault="00A45B27" w:rsidP="00A45B27">
      <w:pPr>
        <w:spacing w:before="120" w:after="120"/>
        <w:ind w:left="360" w:right="360"/>
        <w:rPr>
          <w:rFonts w:ascii="Aptos" w:hAnsi="Aptos"/>
        </w:rPr>
      </w:pPr>
      <w:r w:rsidRPr="00A45B27">
        <w:rPr>
          <w:rFonts w:ascii="Aptos" w:hAnsi="Aptos"/>
        </w:rPr>
        <w:t>This paragraph has a light grey shading applied at paragraph level, which serializes as paragraph shading rather than a highlight run property.</w:t>
      </w:r>
    </w:p>
    <w:p w14:paraId="3361F2DD" w14:textId="4FAED78F" w:rsidR="00A45B27" w:rsidRPr="00A45B27" w:rsidRDefault="00A45B27" w:rsidP="00A45B27">
      <w:pPr>
        <w:pStyle w:val="Heading2"/>
      </w:pPr>
      <w:bookmarkStart w:id="26" w:name="_Toc237149543"/>
      <w:r w:rsidRPr="00A45B27">
        <w:t>9.3 Tab Stops</w:t>
      </w:r>
      <w:bookmarkEnd w:id="26"/>
    </w:p>
    <w:p w14:paraId="1C2D656B" w14:textId="149879A4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Column A</w:t>
      </w:r>
      <w:r w:rsidRPr="00A45B27">
        <w:rPr>
          <w:rFonts w:ascii="Aptos" w:hAnsi="Aptos"/>
        </w:rPr>
        <w:tab/>
        <w:t>Column B</w:t>
      </w:r>
      <w:r w:rsidRPr="00A45B27">
        <w:rPr>
          <w:rFonts w:ascii="Aptos" w:hAnsi="Aptos"/>
        </w:rPr>
        <w:tab/>
        <w:t>Column C</w:t>
      </w:r>
    </w:p>
    <w:p w14:paraId="03792EF9" w14:textId="5B0BC5D8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Value 1</w:t>
      </w:r>
      <w:r w:rsidRPr="00A45B27">
        <w:rPr>
          <w:rFonts w:ascii="Aptos" w:hAnsi="Aptos"/>
        </w:rPr>
        <w:tab/>
        <w:t>Value 2</w:t>
      </w:r>
      <w:r w:rsidRPr="00A45B27">
        <w:rPr>
          <w:rFonts w:ascii="Aptos" w:hAnsi="Aptos"/>
        </w:rPr>
        <w:tab/>
        <w:t>Value 3</w:t>
      </w:r>
    </w:p>
    <w:p w14:paraId="5C5BC124" w14:textId="470D6582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Tab characters separate the three columns above; they are literal tab characters, not table cells.</w:t>
      </w:r>
    </w:p>
    <w:p w14:paraId="4AB82964" w14:textId="1618B926" w:rsidR="00A45B27" w:rsidRPr="00A45B27" w:rsidRDefault="00A45B27" w:rsidP="00A45B27">
      <w:pPr>
        <w:pStyle w:val="Heading2"/>
      </w:pPr>
      <w:bookmarkStart w:id="27" w:name="_Toc237149544"/>
      <w:r w:rsidRPr="00A45B27">
        <w:t>9.4 Section and Column Layout</w:t>
      </w:r>
      <w:bookmarkEnd w:id="27"/>
    </w:p>
    <w:p w14:paraId="4C161596" w14:textId="064705F8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Multi-column layout is a section-level page-setup property. The paragraphs in this document sit in a single-column section.</w:t>
      </w:r>
    </w:p>
    <w:p w14:paraId="7B25C156" w14:textId="7276FB59" w:rsidR="00A45B27" w:rsidRPr="00A45B27" w:rsidRDefault="00A45B27" w:rsidP="00A45B27">
      <w:pPr>
        <w:pStyle w:val="Heading1"/>
      </w:pPr>
      <w:bookmarkStart w:id="28" w:name="_Toc237149545"/>
      <w:r w:rsidRPr="00A45B27">
        <w:t>10. Review Features</w:t>
      </w:r>
      <w:bookmarkEnd w:id="28"/>
    </w:p>
    <w:p w14:paraId="54F4CFC3" w14:textId="4ED349CD" w:rsidR="00A45B27" w:rsidRPr="00A45B27" w:rsidRDefault="00A45B27" w:rsidP="00A45B27">
      <w:pPr>
        <w:pStyle w:val="Heading2"/>
      </w:pPr>
      <w:bookmarkStart w:id="29" w:name="_Toc237149546"/>
      <w:r w:rsidRPr="00A45B27">
        <w:t>10.1 Comments</w:t>
      </w:r>
      <w:bookmarkEnd w:id="29"/>
    </w:p>
    <w:p w14:paraId="481A787A" w14:textId="3A8CC327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 xml:space="preserve">This paragraph carries a single comment anchored to the phrase </w:t>
      </w:r>
      <w:commentRangeStart w:id="30"/>
      <w:r w:rsidRPr="00A45B27">
        <w:rPr>
          <w:rFonts w:ascii="Aptos" w:hAnsi="Aptos"/>
        </w:rPr>
        <w:t>anchored comment text</w:t>
      </w:r>
      <w:commentRangeEnd w:id="30"/>
      <w:r w:rsidRPr="00A45B27">
        <w:rPr>
          <w:rStyle w:val="CommentReference"/>
          <w:rFonts w:ascii="Aptos" w:hAnsi="Aptos"/>
          <w:sz w:val="24"/>
          <w:szCs w:val="24"/>
        </w:rPr>
        <w:commentReference w:id="30"/>
      </w:r>
      <w:r w:rsidRPr="00A45B27">
        <w:rPr>
          <w:rFonts w:ascii="Aptos" w:hAnsi="Aptos"/>
        </w:rPr>
        <w:t xml:space="preserve"> inside the sentence.</w:t>
      </w:r>
    </w:p>
    <w:p w14:paraId="165B9EF3" w14:textId="53ED7EBB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 xml:space="preserve">This paragraph carries a </w:t>
      </w:r>
      <w:commentRangeStart w:id="31"/>
      <w:commentRangeStart w:id="32"/>
      <w:r w:rsidRPr="00A45B27">
        <w:rPr>
          <w:rFonts w:ascii="Aptos" w:hAnsi="Aptos"/>
        </w:rPr>
        <w:t>comment thread with one reply</w:t>
      </w:r>
      <w:commentRangeEnd w:id="31"/>
      <w:r w:rsidRPr="00A45B27">
        <w:rPr>
          <w:rStyle w:val="CommentReference"/>
          <w:rFonts w:ascii="Aptos" w:hAnsi="Aptos"/>
          <w:sz w:val="24"/>
          <w:szCs w:val="24"/>
        </w:rPr>
        <w:commentReference w:id="31"/>
      </w:r>
      <w:commentRangeEnd w:id="32"/>
      <w:r w:rsidRPr="00A45B27">
        <w:rPr>
          <w:rStyle w:val="CommentReference"/>
          <w:rFonts w:ascii="Aptos" w:hAnsi="Aptos"/>
          <w:sz w:val="24"/>
          <w:szCs w:val="24"/>
        </w:rPr>
        <w:commentReference w:id="32"/>
      </w:r>
      <w:r w:rsidRPr="00A45B27">
        <w:rPr>
          <w:rFonts w:ascii="Aptos" w:hAnsi="Aptos"/>
        </w:rPr>
        <w:t>, so the JSON should nest the reply under its parent.</w:t>
      </w:r>
    </w:p>
    <w:p w14:paraId="478A2754" w14:textId="1A139164" w:rsidR="00A45B27" w:rsidRPr="00A45B27" w:rsidRDefault="00A45B27" w:rsidP="00A45B27">
      <w:pPr>
        <w:pStyle w:val="Heading2"/>
      </w:pPr>
      <w:bookmarkStart w:id="33" w:name="_Toc237149547"/>
      <w:r w:rsidRPr="00A45B27">
        <w:t>10.2 Content Controls</w:t>
      </w:r>
      <w:bookmarkEnd w:id="33"/>
    </w:p>
    <w:p w14:paraId="2E3BB2DE" w14:textId="4349B169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The bracketed placeholders below are wrapped in rich-text content controls with tags and titles set.</w:t>
      </w:r>
    </w:p>
    <w:p w14:paraId="7D52D9B1" w14:textId="599F43C9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 xml:space="preserve">Client name: </w:t>
      </w:r>
      <w:sdt>
        <w:sdtPr>
          <w:rPr>
            <w:rFonts w:ascii="Aptos" w:hAnsi="Aptos"/>
          </w:rPr>
          <w:alias w:val="Client Name"/>
          <w:tag w:val="ClientName"/>
          <w:id w:val="-2142869053"/>
          <w:placeholder>
            <w:docPart w:val="DefaultPlaceholder_-1854013440"/>
          </w:placeholder>
          <w15:color w:val="2E74B5"/>
        </w:sdtPr>
        <w:sdtContent>
          <w:r w:rsidRPr="00A45B27">
            <w:rPr>
              <w:rFonts w:ascii="Aptos" w:hAnsi="Aptos"/>
            </w:rPr>
            <w:t>[CLIENT NAME]</w:t>
          </w:r>
        </w:sdtContent>
      </w:sdt>
    </w:p>
    <w:p w14:paraId="2D1D2762" w14:textId="7C5B50D0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 xml:space="preserve">Effective date: </w:t>
      </w:r>
      <w:sdt>
        <w:sdtPr>
          <w:rPr>
            <w:rFonts w:ascii="Aptos" w:hAnsi="Aptos"/>
          </w:rPr>
          <w:alias w:val="Effective Date"/>
          <w:tag w:val="EffectiveDate"/>
          <w:id w:val="-1401975716"/>
          <w:placeholder>
            <w:docPart w:val="DefaultPlaceholder_-1854013440"/>
          </w:placeholder>
          <w15:color w:val="C00000"/>
          <w15:appearance w15:val="tags"/>
        </w:sdtPr>
        <w:sdtContent>
          <w:r w:rsidRPr="00A45B27">
            <w:rPr>
              <w:rFonts w:ascii="Aptos" w:hAnsi="Aptos"/>
            </w:rPr>
            <w:t>[EFFECTIVE DATE]</w:t>
          </w:r>
        </w:sdtContent>
      </w:sdt>
    </w:p>
    <w:p w14:paraId="20D56727" w14:textId="35E30EB2" w:rsidR="00A45B27" w:rsidRPr="00A45B27" w:rsidRDefault="00A45B27" w:rsidP="00A45B27">
      <w:pPr>
        <w:pStyle w:val="Heading1"/>
      </w:pPr>
      <w:bookmarkStart w:id="34" w:name="_Toc237149548"/>
      <w:r w:rsidRPr="00A45B27">
        <w:t>11. Tracked Changes</w:t>
      </w:r>
      <w:bookmarkEnd w:id="34"/>
    </w:p>
    <w:p w14:paraId="3985CC54" w14:textId="5CFC85E9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Track Changes is enabled from this point on. The paragraphs below contain a pending insertion, a pending deletion and a pending replacement, so the OOXML carries w:ins and w:del elements that a parser must reconcile against the final text.</w:t>
      </w:r>
    </w:p>
    <w:p w14:paraId="3EFB5CBA" w14:textId="7ABDC61B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lastRenderedPageBreak/>
        <w:t xml:space="preserve">The vendor shall deliver the initial report within </w:t>
      </w:r>
      <w:ins w:id="35" w:author="Vivek Menon" w:date="2026-08-09T06:29:00Z" w16du:dateUtc="2026-08-09T05:29:00Z">
        <w:r>
          <w:rPr>
            <w:rFonts w:ascii="Aptos" w:hAnsi="Aptos"/>
          </w:rPr>
          <w:t>forty-five (45) days</w:t>
        </w:r>
      </w:ins>
      <w:del w:id="36" w:author="Vivek Menon" w:date="2026-08-09T06:29:00Z" w16du:dateUtc="2026-08-09T05:29:00Z">
        <w:r w:rsidRPr="00A45B27" w:rsidDel="00A45B27">
          <w:rPr>
            <w:rFonts w:ascii="Aptos" w:hAnsi="Aptos"/>
          </w:rPr>
          <w:delText>thirty days</w:delText>
        </w:r>
      </w:del>
      <w:r w:rsidRPr="00A45B27">
        <w:rPr>
          <w:rFonts w:ascii="Aptos" w:hAnsi="Aptos"/>
        </w:rPr>
        <w:t xml:space="preserve"> of the effective date.</w:t>
      </w:r>
    </w:p>
    <w:p w14:paraId="18BC3F4D" w14:textId="5D717715" w:rsidR="00A45B27" w:rsidRPr="00A45B27" w:rsidRDefault="00A45B27" w:rsidP="00A45B27">
      <w:pPr>
        <w:rPr>
          <w:rFonts w:ascii="Aptos" w:hAnsi="Aptos"/>
        </w:rPr>
      </w:pPr>
      <w:del w:id="37" w:author="Vivek Menon" w:date="2026-08-09T06:29:00Z" w16du:dateUtc="2026-08-09T05:29:00Z">
        <w:r w:rsidRPr="00A45B27" w:rsidDel="00A45B27">
          <w:rPr>
            <w:rFonts w:ascii="Aptos" w:hAnsi="Aptos"/>
          </w:rPr>
          <w:delText xml:space="preserve">This sentence will be deleted entirely as a pending revision. </w:delText>
        </w:r>
      </w:del>
      <w:r w:rsidRPr="00A45B27">
        <w:rPr>
          <w:rFonts w:ascii="Aptos" w:hAnsi="Aptos"/>
        </w:rPr>
        <w:t>This sentence stays.</w:t>
      </w:r>
    </w:p>
    <w:p w14:paraId="20B99F0B" w14:textId="64F240FC" w:rsidR="00A45B27" w:rsidRPr="00A45B27" w:rsidRDefault="00A45B27" w:rsidP="00A45B27">
      <w:pPr>
        <w:rPr>
          <w:rFonts w:ascii="Aptos" w:hAnsi="Aptos"/>
        </w:rPr>
      </w:pPr>
      <w:r w:rsidRPr="00A45B27">
        <w:rPr>
          <w:rFonts w:ascii="Aptos" w:hAnsi="Aptos"/>
        </w:rPr>
        <w:t>A pending insertion follows this sentence.</w:t>
      </w:r>
      <w:ins w:id="38" w:author="Vivek Menon" w:date="2026-08-09T06:29:00Z" w16du:dateUtc="2026-08-09T05:29:00Z">
        <w:r>
          <w:rPr>
            <w:rFonts w:ascii="Aptos" w:hAnsi="Aptos"/>
          </w:rPr>
          <w:t xml:space="preserve"> This whole sentence is a tracked insertion added after the fact.</w:t>
        </w:r>
      </w:ins>
    </w:p>
    <w:p w14:paraId="6D725EFA" w14:textId="7333AE7B" w:rsidR="00A45B27" w:rsidRDefault="00A45B27"/>
    <w:sectPr w:rsidR="00A45B27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30" w:author="Vivek Menon" w:date="2026-08-09T06:29:00Z" w:initials="VM">
    <w:p w14:paraId="5923BD73" w14:textId="4FD998C9" w:rsidR="00A45B27" w:rsidRDefault="00A45B27">
      <w:pPr>
        <w:pStyle w:val="CommentText"/>
      </w:pPr>
      <w:r>
        <w:rPr>
          <w:rStyle w:val="CommentReference"/>
        </w:rPr>
        <w:annotationRef/>
      </w:r>
      <w:r>
        <w:t>Single top-level comment anchored to a sub-range of the paragraph.</w:t>
      </w:r>
    </w:p>
  </w:comment>
  <w:comment w:id="31" w:author="Vivek Menon" w:date="2026-08-09T06:29:00Z" w:initials="VM">
    <w:p w14:paraId="69C7288A" w14:textId="61E86BBE" w:rsidR="00A45B27" w:rsidRDefault="00A45B27">
      <w:pPr>
        <w:pStyle w:val="CommentText"/>
      </w:pPr>
      <w:r>
        <w:rPr>
          <w:rStyle w:val="CommentReference"/>
        </w:rPr>
        <w:annotationRef/>
      </w:r>
      <w:r>
        <w:t>Parent comment: does the parser preserve thread structure?</w:t>
      </w:r>
    </w:p>
  </w:comment>
  <w:comment w:id="32" w:author="Vivek Menon" w:date="2026-08-09T06:29:00Z" w:initials="VM">
    <w:p w14:paraId="3FD6BE10" w14:textId="1D8F18FE" w:rsidR="00A45B27" w:rsidRDefault="00A45B27">
      <w:pPr>
        <w:pStyle w:val="CommentText"/>
      </w:pPr>
      <w:r>
        <w:rPr>
          <w:rStyle w:val="CommentReference"/>
        </w:rPr>
        <w:annotationRef/>
      </w:r>
      <w:r>
        <w:t>Reply comment: this is a nested reply in the same thread.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923BD73" w15:done="0"/>
  <w15:commentEx w15:paraId="69C7288A" w15:done="0"/>
  <w15:commentEx w15:paraId="3FD6BE10" w15:paraIdParent="69C7288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C58B3E2" w16cex:dateUtc="2026-08-09T05:29:00Z"/>
  <w16cex:commentExtensible w16cex:durableId="0AEA14D6" w16cex:dateUtc="2026-08-09T05:29:00Z"/>
  <w16cex:commentExtensible w16cex:durableId="46688B0B" w16cex:dateUtc="2026-08-09T05:2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923BD73" w16cid:durableId="2C58B3E2"/>
  <w16cid:commentId w16cid:paraId="69C7288A" w16cid:durableId="0AEA14D6"/>
  <w16cid:commentId w16cid:paraId="3FD6BE10" w16cid:durableId="46688B0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358F12" w14:textId="77777777" w:rsidR="00BA3055" w:rsidRDefault="00BA3055" w:rsidP="00A45B27">
      <w:pPr>
        <w:spacing w:after="0" w:line="240" w:lineRule="auto"/>
      </w:pPr>
      <w:r>
        <w:separator/>
      </w:r>
    </w:p>
  </w:endnote>
  <w:endnote w:type="continuationSeparator" w:id="0">
    <w:p w14:paraId="03A495E6" w14:textId="77777777" w:rsidR="00BA3055" w:rsidRDefault="00BA3055" w:rsidP="00A45B27">
      <w:pPr>
        <w:spacing w:after="0" w:line="240" w:lineRule="auto"/>
      </w:pPr>
      <w:r>
        <w:continuationSeparator/>
      </w:r>
    </w:p>
  </w:endnote>
  <w:endnote w:id="1">
    <w:p w14:paraId="7D502766" w14:textId="020C3CFC" w:rsidR="00A45B27" w:rsidRDefault="00A45B27">
      <w:pPr>
        <w:pStyle w:val="EndnoteText"/>
      </w:pPr>
      <w:r>
        <w:rPr>
          <w:rStyle w:val="EndnoteReference"/>
        </w:rPr>
        <w:endnoteRef/>
      </w:r>
      <w:r>
        <w:t xml:space="preserve"> Endnote one: endnotes live in a separate part of the OOXML package from footnotes.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070005" w14:textId="77777777" w:rsidR="00A45B27" w:rsidRDefault="00A45B2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FCDC1" w14:textId="35E5059E" w:rsidR="00A45B27" w:rsidRPr="00A45B27" w:rsidRDefault="00A45B27" w:rsidP="00A45B27">
    <w:pPr>
      <w:pStyle w:val="Footer"/>
      <w:jc w:val="center"/>
      <w:rPr>
        <w:rFonts w:ascii="Aptos" w:hAnsi="Aptos"/>
        <w:sz w:val="18"/>
      </w:rPr>
    </w:pPr>
    <w:r w:rsidRPr="00A45B27">
      <w:rPr>
        <w:rFonts w:ascii="Aptos" w:hAnsi="Aptos"/>
        <w:sz w:val="18"/>
      </w:rPr>
      <w:t xml:space="preserve">Page </w:t>
    </w:r>
    <w:r>
      <w:rPr>
        <w:rFonts w:ascii="Aptos" w:hAnsi="Aptos"/>
        <w:sz w:val="18"/>
      </w:rPr>
      <w:fldChar w:fldCharType="begin"/>
    </w:r>
    <w:r>
      <w:rPr>
        <w:rFonts w:ascii="Aptos" w:hAnsi="Aptos"/>
        <w:sz w:val="18"/>
      </w:rPr>
      <w:instrText xml:space="preserve"> PAGE  \* MERGEFORMAT </w:instrText>
    </w:r>
    <w:r>
      <w:rPr>
        <w:rFonts w:ascii="Aptos" w:hAnsi="Aptos"/>
        <w:sz w:val="18"/>
      </w:rPr>
      <w:fldChar w:fldCharType="separate"/>
    </w:r>
    <w:r>
      <w:rPr>
        <w:rFonts w:ascii="Aptos" w:hAnsi="Aptos"/>
        <w:noProof/>
        <w:sz w:val="18"/>
      </w:rPr>
      <w:t>1</w:t>
    </w:r>
    <w:r>
      <w:rPr>
        <w:rFonts w:ascii="Aptos" w:hAnsi="Aptos"/>
        <w:sz w:val="18"/>
      </w:rPr>
      <w:fldChar w:fldCharType="end"/>
    </w:r>
    <w:r>
      <w:rPr>
        <w:rFonts w:ascii="Aptos" w:hAnsi="Aptos"/>
        <w:sz w:val="18"/>
      </w:rPr>
      <w:t xml:space="preserve"> of </w:t>
    </w:r>
    <w:r>
      <w:rPr>
        <w:rFonts w:ascii="Aptos" w:hAnsi="Aptos"/>
        <w:sz w:val="18"/>
      </w:rPr>
      <w:fldChar w:fldCharType="begin"/>
    </w:r>
    <w:r>
      <w:rPr>
        <w:rFonts w:ascii="Aptos" w:hAnsi="Aptos"/>
        <w:sz w:val="18"/>
      </w:rPr>
      <w:instrText xml:space="preserve"> NUMPAGES  \* MERGEFORMAT </w:instrText>
    </w:r>
    <w:r>
      <w:rPr>
        <w:rFonts w:ascii="Aptos" w:hAnsi="Aptos"/>
        <w:sz w:val="18"/>
      </w:rPr>
      <w:fldChar w:fldCharType="separate"/>
    </w:r>
    <w:r>
      <w:rPr>
        <w:rFonts w:ascii="Aptos" w:hAnsi="Aptos"/>
        <w:noProof/>
        <w:sz w:val="18"/>
      </w:rPr>
      <w:t>9</w:t>
    </w:r>
    <w:r>
      <w:rPr>
        <w:rFonts w:ascii="Aptos" w:hAnsi="Aptos"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99B3B" w14:textId="77777777" w:rsidR="00A45B27" w:rsidRDefault="00A45B2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929485" w14:textId="77777777" w:rsidR="00BA3055" w:rsidRDefault="00BA3055" w:rsidP="00A45B27">
      <w:pPr>
        <w:spacing w:after="0" w:line="240" w:lineRule="auto"/>
      </w:pPr>
      <w:r>
        <w:separator/>
      </w:r>
    </w:p>
  </w:footnote>
  <w:footnote w:type="continuationSeparator" w:id="0">
    <w:p w14:paraId="5D6487EF" w14:textId="77777777" w:rsidR="00BA3055" w:rsidRDefault="00BA3055" w:rsidP="00A45B27">
      <w:pPr>
        <w:spacing w:after="0" w:line="240" w:lineRule="auto"/>
      </w:pPr>
      <w:r>
        <w:continuationSeparator/>
      </w:r>
    </w:p>
  </w:footnote>
  <w:footnote w:id="1">
    <w:p w14:paraId="153AD879" w14:textId="2C4F621C" w:rsidR="00A45B27" w:rsidRDefault="00A45B27">
      <w:pPr>
        <w:pStyle w:val="FootnoteText"/>
      </w:pPr>
      <w:r>
        <w:rPr>
          <w:rStyle w:val="FootnoteReference"/>
        </w:rPr>
        <w:footnoteRef/>
      </w:r>
      <w:r>
        <w:t xml:space="preserve"> Footnote one: verify that the reference mark and the note body are linked in the JSON output.</w:t>
      </w:r>
    </w:p>
  </w:footnote>
  <w:footnote w:id="2">
    <w:p w14:paraId="7A55E289" w14:textId="23C64901" w:rsidR="00A45B27" w:rsidRDefault="00A45B27">
      <w:pPr>
        <w:pStyle w:val="FootnoteText"/>
      </w:pPr>
      <w:r>
        <w:rPr>
          <w:rStyle w:val="FootnoteReference"/>
        </w:rPr>
        <w:footnoteRef/>
      </w:r>
      <w:r>
        <w:t xml:space="preserve"> Footnote two: this note contains a hyperlink target and a bold word for run-level testing.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2727F" w14:textId="77777777" w:rsidR="00A45B27" w:rsidRDefault="00A45B2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EA9A53" w14:textId="0136F969" w:rsidR="00A45B27" w:rsidRPr="00A45B27" w:rsidRDefault="00A45B27">
    <w:pPr>
      <w:pStyle w:val="Header"/>
      <w:rPr>
        <w:rFonts w:ascii="Aptos" w:hAnsi="Aptos"/>
        <w:color w:val="595959"/>
        <w:sz w:val="18"/>
      </w:rPr>
    </w:pPr>
    <w:r w:rsidRPr="00A45B27">
      <w:rPr>
        <w:rFonts w:ascii="Aptos" w:hAnsi="Aptos"/>
        <w:color w:val="595959"/>
        <w:sz w:val="18"/>
      </w:rPr>
      <w:t>Word Feature Showcase</w:t>
    </w:r>
    <w:r w:rsidRPr="00A45B27">
      <w:rPr>
        <w:rFonts w:ascii="Aptos" w:hAnsi="Aptos"/>
        <w:color w:val="595959"/>
        <w:sz w:val="18"/>
      </w:rPr>
      <w:tab/>
      <w:t>OOXML Test Document</w:t>
    </w:r>
    <w:r w:rsidRPr="00A45B27">
      <w:rPr>
        <w:rFonts w:ascii="Aptos" w:hAnsi="Aptos"/>
        <w:color w:val="595959"/>
        <w:sz w:val="18"/>
      </w:rPr>
      <w:tab/>
      <w:t>Confidential Draft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61E536" w14:textId="77777777" w:rsidR="00A45B27" w:rsidRDefault="00A45B2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743A332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05C86C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EE803AF"/>
    <w:multiLevelType w:val="multilevel"/>
    <w:tmpl w:val="E3EEA5D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left"/>
      <w:pPr>
        <w:ind w:left="180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40714628">
    <w:abstractNumId w:val="1"/>
  </w:num>
  <w:num w:numId="2" w16cid:durableId="1186335098">
    <w:abstractNumId w:val="0"/>
  </w:num>
  <w:num w:numId="3" w16cid:durableId="1755585030">
    <w:abstractNumId w:val="2"/>
  </w:num>
  <w:num w:numId="4" w16cid:durableId="169950239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Vivek Menon">
    <w15:presenceInfo w15:providerId="Windows Live" w15:userId="f3b8dc4a61467b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B27"/>
    <w:rsid w:val="0038489B"/>
    <w:rsid w:val="003D5F8E"/>
    <w:rsid w:val="00A22694"/>
    <w:rsid w:val="00A45B27"/>
    <w:rsid w:val="00B16D09"/>
    <w:rsid w:val="00BA3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48965"/>
  <w15:chartTrackingRefBased/>
  <w15:docId w15:val="{31D0E852-E092-4A62-A025-51DF35FD5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45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5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45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45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45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45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45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45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45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45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B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45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45B27"/>
  </w:style>
  <w:style w:type="paragraph" w:styleId="Footer">
    <w:name w:val="footer"/>
    <w:basedOn w:val="Normal"/>
    <w:link w:val="FooterChar"/>
    <w:uiPriority w:val="99"/>
    <w:unhideWhenUsed/>
    <w:rsid w:val="00A45B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45B27"/>
  </w:style>
  <w:style w:type="paragraph" w:styleId="TOC1">
    <w:name w:val="toc 1"/>
    <w:basedOn w:val="Normal"/>
    <w:next w:val="Normal"/>
    <w:autoRedefine/>
    <w:uiPriority w:val="39"/>
    <w:unhideWhenUsed/>
    <w:rsid w:val="00A45B27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A45B27"/>
    <w:rPr>
      <w:color w:val="467886" w:themeColor="hyperlink"/>
      <w:u w:val="single"/>
    </w:rPr>
  </w:style>
  <w:style w:type="paragraph" w:styleId="NoSpacing">
    <w:name w:val="No Spacing"/>
    <w:uiPriority w:val="1"/>
    <w:qFormat/>
    <w:rsid w:val="00A45B27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unhideWhenUsed/>
    <w:qFormat/>
    <w:rsid w:val="00A45B2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ListBullet">
    <w:name w:val="List Bullet"/>
    <w:basedOn w:val="Normal"/>
    <w:uiPriority w:val="99"/>
    <w:unhideWhenUsed/>
    <w:rsid w:val="00A45B27"/>
    <w:pPr>
      <w:numPr>
        <w:numId w:val="1"/>
      </w:numPr>
      <w:contextualSpacing/>
    </w:pPr>
  </w:style>
  <w:style w:type="paragraph" w:styleId="ListNumber">
    <w:name w:val="List Number"/>
    <w:basedOn w:val="Normal"/>
    <w:uiPriority w:val="99"/>
    <w:unhideWhenUsed/>
    <w:rsid w:val="00A45B27"/>
    <w:pPr>
      <w:numPr>
        <w:numId w:val="2"/>
      </w:numPr>
      <w:contextualSpacing/>
    </w:pPr>
  </w:style>
  <w:style w:type="table" w:styleId="TableGrid">
    <w:name w:val="Table Grid"/>
    <w:basedOn w:val="TableNormal"/>
    <w:uiPriority w:val="39"/>
    <w:rsid w:val="00A45B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A45B2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A45B27"/>
    <w:rPr>
      <w:color w:val="605E5C"/>
      <w:shd w:val="clear" w:color="auto" w:fill="E1DFDD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A45B27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A45B2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A45B27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A45B2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A45B2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A45B27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A45B2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45B2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45B2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5B2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5B27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A45B27"/>
    <w:rPr>
      <w:color w:val="666666"/>
    </w:rPr>
  </w:style>
  <w:style w:type="paragraph" w:styleId="TOC2">
    <w:name w:val="toc 2"/>
    <w:basedOn w:val="Normal"/>
    <w:next w:val="Normal"/>
    <w:autoRedefine/>
    <w:uiPriority w:val="39"/>
    <w:unhideWhenUsed/>
    <w:rsid w:val="00A45B27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45B27"/>
    <w:pPr>
      <w:spacing w:after="100"/>
      <w:ind w:left="480"/>
    </w:pPr>
  </w:style>
  <w:style w:type="paragraph" w:styleId="Revision">
    <w:name w:val="Revision"/>
    <w:hidden/>
    <w:uiPriority w:val="99"/>
    <w:semiHidden/>
    <w:rsid w:val="00A45B2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test@example.com" TargetMode="External"/><Relationship Id="rId13" Type="http://schemas.microsoft.com/office/2018/08/relationships/commentsExtensible" Target="commentsExtensible.xml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microsoft.com/office/2011/relationships/people" Target="people.xml"/><Relationship Id="rId7" Type="http://schemas.openxmlformats.org/officeDocument/2006/relationships/hyperlink" Target="https://learn.microsoft.com/office/dev/add-ins/" TargetMode="External"/><Relationship Id="rId12" Type="http://schemas.microsoft.com/office/2016/09/relationships/commentsIds" Target="commentsIds.xm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1/relationships/commentsExtended" Target="commentsExtended.xm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23" Type="http://schemas.openxmlformats.org/officeDocument/2006/relationships/theme" Target="theme/theme1.xml"/><Relationship Id="rId10" Type="http://schemas.openxmlformats.org/officeDocument/2006/relationships/comments" Target="comments.xm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header" Target="header1.xml"/><Relationship Id="rId22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4BAA54-DFA7-4D8D-A0C5-61ED248609C4}"/>
      </w:docPartPr>
      <w:docPartBody>
        <w:p w:rsidR="00016044" w:rsidRDefault="00080640">
          <w:r w:rsidRPr="00B769A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640"/>
    <w:rsid w:val="00016044"/>
    <w:rsid w:val="00080640"/>
    <w:rsid w:val="00A22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80640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89" row="2">
    <wetp:webextensionref xmlns:r="http://schemas.openxmlformats.org/officeDocument/2006/relationships" r:id="rId1"/>
  </wetp:taskpane>
  <wetp:taskpane dockstate="right" visibility="0" width="469" row="5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1D2CD49C-A03B-420D-9D37-E7BAAE31BCF3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f13d10bc-c6ff-4d76-83dc-6f34f8ba5d66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C6530E66-8E0B-46B7-A25B-128347C96051}">
  <we:reference id="22bfd06b-d861-4913-a437-dcccd5481828" version="1.0.0.0" store="developer" storeType="Registry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1627</Words>
  <Characters>9929</Characters>
  <Application>Microsoft Office Word</Application>
  <DocSecurity>0</DocSecurity>
  <Lines>230</Lines>
  <Paragraphs>144</Paragraphs>
  <ScaleCrop>false</ScaleCrop>
  <Company/>
  <LinksUpToDate>false</LinksUpToDate>
  <CharactersWithSpaces>11412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Feature Showcase — OOXML Test Document</dc:title>
  <dc:subject>Add-in POC validation sample</dc:subject>
  <dc:creator>Vivek Menon</dc:creator>
  <cp:keywords>OOXML, JSON, Word add-in, sample</cp:keywords>
  <dc:description/>
  <cp:lastModifiedBy>Vivek Menon</cp:lastModifiedBy>
  <cp:revision>2</cp:revision>
  <cp:lastPrinted>2026-08-09T05:30:00Z</cp:lastPrinted>
  <dcterms:created xsi:type="dcterms:W3CDTF">2026-08-09T17:30:00Z</dcterms:created>
  <dcterms:modified xsi:type="dcterms:W3CDTF">2026-08-09T17:30:00Z</dcterms:modified>
  <cp:category>Test fixture</cp:category>
</cp:coreProperties>
</file>